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455206431"/>
        <w:docPartObj>
          <w:docPartGallery w:val="Cover Pages"/>
          <w:docPartUnique/>
        </w:docPartObj>
      </w:sdtPr>
      <w:sdtEndPr/>
      <w:sdtContent>
        <w:p w14:paraId="32E4AD41" w14:textId="496453DC" w:rsidR="00BD3A56" w:rsidRDefault="00502FC7" w:rsidP="00D8314D">
          <w:pPr>
            <w:jc w:val="right"/>
          </w:pPr>
          <w:r w:rsidRPr="00502FC7">
            <w:rPr>
              <w:noProof/>
            </w:rPr>
            <w:drawing>
              <wp:inline distT="0" distB="0" distL="0" distR="0" wp14:anchorId="7EC18B93" wp14:editId="28F203ED">
                <wp:extent cx="1397369" cy="267855"/>
                <wp:effectExtent l="0" t="0" r="0" b="0"/>
                <wp:docPr id="637108680" name="Picture 6"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08680" name="Picture 6" descr="A blue and black logo&#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97369" cy="267855"/>
                        </a:xfrm>
                        <a:prstGeom prst="rect">
                          <a:avLst/>
                        </a:prstGeom>
                        <a:noFill/>
                        <a:ln>
                          <a:noFill/>
                        </a:ln>
                      </pic:spPr>
                    </pic:pic>
                  </a:graphicData>
                </a:graphic>
              </wp:inline>
            </w:drawing>
          </w:r>
        </w:p>
      </w:sdtContent>
    </w:sdt>
    <w:p w14:paraId="09D75927" w14:textId="507782B6" w:rsidR="002331B6" w:rsidRDefault="00FB71B9">
      <w:r>
        <w:rPr>
          <w:noProof/>
          <w:lang w:val="en-US"/>
        </w:rPr>
        <w:drawing>
          <wp:anchor distT="0" distB="0" distL="114300" distR="114300" simplePos="0" relativeHeight="251658242" behindDoc="1" locked="0" layoutInCell="1" allowOverlap="1" wp14:anchorId="399CCA76" wp14:editId="13DE51B8">
            <wp:simplePos x="0" y="0"/>
            <wp:positionH relativeFrom="page">
              <wp:align>left</wp:align>
            </wp:positionH>
            <wp:positionV relativeFrom="paragraph">
              <wp:posOffset>421640</wp:posOffset>
            </wp:positionV>
            <wp:extent cx="7557983" cy="8166735"/>
            <wp:effectExtent l="0" t="0" r="5080" b="5715"/>
            <wp:wrapTight wrapText="bothSides">
              <wp:wrapPolygon edited="0">
                <wp:start x="0" y="0"/>
                <wp:lineTo x="0" y="19096"/>
                <wp:lineTo x="10072" y="21565"/>
                <wp:lineTo x="10127" y="21565"/>
                <wp:lineTo x="10508" y="21565"/>
                <wp:lineTo x="18783" y="14511"/>
                <wp:lineTo x="21560" y="11992"/>
                <wp:lineTo x="21560" y="554"/>
                <wp:lineTo x="21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7557983" cy="8166735"/>
                    </a:xfrm>
                    <a:prstGeom prst="rect">
                      <a:avLst/>
                    </a:prstGeom>
                    <a:effectLst>
                      <a:softEdge rad="0"/>
                    </a:effectLst>
                  </pic:spPr>
                </pic:pic>
              </a:graphicData>
            </a:graphic>
            <wp14:sizeRelH relativeFrom="page">
              <wp14:pctWidth>0</wp14:pctWidth>
            </wp14:sizeRelH>
            <wp14:sizeRelV relativeFrom="page">
              <wp14:pctHeight>0</wp14:pctHeight>
            </wp14:sizeRelV>
          </wp:anchor>
        </w:drawing>
      </w:r>
      <w:r w:rsidR="00717E5A">
        <w:rPr>
          <w:noProof/>
          <w:lang w:val="en-US"/>
        </w:rPr>
        <mc:AlternateContent>
          <mc:Choice Requires="wps">
            <w:drawing>
              <wp:anchor distT="0" distB="0" distL="114300" distR="114300" simplePos="0" relativeHeight="251658243" behindDoc="0" locked="0" layoutInCell="1" allowOverlap="1" wp14:anchorId="2E5BCE11" wp14:editId="4C990DFD">
                <wp:simplePos x="0" y="0"/>
                <wp:positionH relativeFrom="column">
                  <wp:posOffset>-584200</wp:posOffset>
                </wp:positionH>
                <wp:positionV relativeFrom="paragraph">
                  <wp:posOffset>2298065</wp:posOffset>
                </wp:positionV>
                <wp:extent cx="4591050" cy="4032250"/>
                <wp:effectExtent l="0" t="0" r="0" b="6350"/>
                <wp:wrapThrough wrapText="bothSides">
                  <wp:wrapPolygon edited="0">
                    <wp:start x="179" y="0"/>
                    <wp:lineTo x="179" y="21532"/>
                    <wp:lineTo x="21331" y="21532"/>
                    <wp:lineTo x="21331" y="0"/>
                    <wp:lineTo x="179" y="0"/>
                  </wp:wrapPolygon>
                </wp:wrapThrough>
                <wp:docPr id="10" name="Text Box 10"/>
                <wp:cNvGraphicFramePr/>
                <a:graphic xmlns:a="http://schemas.openxmlformats.org/drawingml/2006/main">
                  <a:graphicData uri="http://schemas.microsoft.com/office/word/2010/wordprocessingShape">
                    <wps:wsp>
                      <wps:cNvSpPr txBox="1"/>
                      <wps:spPr>
                        <a:xfrm>
                          <a:off x="0" y="0"/>
                          <a:ext cx="4591050" cy="40322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CC16AA" w14:textId="77777777" w:rsidR="000F5A89" w:rsidRDefault="000F5A89">
                            <w:pPr>
                              <w:rPr>
                                <w:rFonts w:ascii="Calibri" w:hAnsi="Calibri" w:cs="Calibri"/>
                                <w:b/>
                                <w:bCs/>
                                <w:color w:val="FFFFFF" w:themeColor="background1"/>
                                <w:sz w:val="36"/>
                                <w:szCs w:val="36"/>
                                <w:lang w:val="en-US"/>
                              </w:rPr>
                            </w:pPr>
                          </w:p>
                          <w:p w14:paraId="784AADDC" w14:textId="733DD032" w:rsidR="00BD3A56" w:rsidRDefault="006F3EE2">
                            <w:pPr>
                              <w:rPr>
                                <w:rFonts w:ascii="Calibri" w:hAnsi="Calibri" w:cs="Calibri"/>
                                <w:b/>
                                <w:bCs/>
                                <w:color w:val="FFFFFF" w:themeColor="background1"/>
                                <w:sz w:val="36"/>
                                <w:szCs w:val="36"/>
                                <w:lang w:val="en-US"/>
                              </w:rPr>
                            </w:pPr>
                            <w:r w:rsidRPr="00261624">
                              <w:rPr>
                                <w:rFonts w:ascii="Calibri" w:hAnsi="Calibri" w:cs="Calibri"/>
                                <w:b/>
                                <w:bCs/>
                                <w:color w:val="FFFFFF" w:themeColor="background1"/>
                                <w:sz w:val="36"/>
                                <w:szCs w:val="36"/>
                                <w:lang w:val="en-US"/>
                              </w:rPr>
                              <w:t xml:space="preserve">ETL </w:t>
                            </w:r>
                            <w:r w:rsidR="00261624" w:rsidRPr="00261624">
                              <w:rPr>
                                <w:rFonts w:ascii="Calibri" w:hAnsi="Calibri" w:cs="Calibri"/>
                                <w:b/>
                                <w:bCs/>
                                <w:color w:val="FFFFFF" w:themeColor="background1"/>
                                <w:sz w:val="36"/>
                                <w:szCs w:val="36"/>
                                <w:lang w:val="en-US"/>
                              </w:rPr>
                              <w:t>ASSESSMENT REPORT</w:t>
                            </w:r>
                          </w:p>
                          <w:p w14:paraId="7B90E0E0" w14:textId="4AF816C0" w:rsidR="00495E93" w:rsidRDefault="00495E93" w:rsidP="00495E93">
                            <w:pPr>
                              <w:rPr>
                                <w:rFonts w:cstheme="minorHAnsi"/>
                                <w:color w:val="FFFFFF" w:themeColor="background1"/>
                                <w:sz w:val="22"/>
                                <w:szCs w:val="22"/>
                              </w:rPr>
                            </w:pPr>
                            <w:r w:rsidRPr="00495E93">
                              <w:rPr>
                                <w:rFonts w:cstheme="minorHAnsi"/>
                                <w:color w:val="FFFFFF" w:themeColor="background1"/>
                                <w:sz w:val="22"/>
                                <w:szCs w:val="22"/>
                              </w:rPr>
                              <w:t>This report provides a comprehensive evaluation of Capital Group’s existing ETL ecosystem, currently implemented using Informatica PowerCenter and orchestrated with Autosys. The assessment focuses on analyzing current workflows to identify opportunities for modernization</w:t>
                            </w:r>
                          </w:p>
                          <w:p w14:paraId="2EEE1F2F" w14:textId="77777777" w:rsidR="00495E93" w:rsidRPr="00495E93" w:rsidRDefault="00495E93" w:rsidP="00495E93">
                            <w:pPr>
                              <w:rPr>
                                <w:rFonts w:cstheme="minorHAnsi"/>
                                <w:color w:val="FFFFFF" w:themeColor="background1"/>
                                <w:sz w:val="22"/>
                                <w:szCs w:val="22"/>
                              </w:rPr>
                            </w:pPr>
                          </w:p>
                          <w:p w14:paraId="72ECD14C" w14:textId="1543BC9C" w:rsidR="00495E93" w:rsidRPr="00495E93" w:rsidRDefault="00495E93" w:rsidP="00495E93">
                            <w:pPr>
                              <w:jc w:val="center"/>
                              <w:rPr>
                                <w:rFonts w:cstheme="minorHAnsi"/>
                                <w:color w:val="FFFFFF" w:themeColor="background1"/>
                                <w:sz w:val="20"/>
                                <w:szCs w:val="20"/>
                                <w:lang w:val="en-US"/>
                              </w:rPr>
                            </w:pPr>
                            <w:r w:rsidRPr="00495E93">
                              <w:rPr>
                                <w:rFonts w:cstheme="minorHAnsi"/>
                                <w:noProof/>
                                <w:color w:val="FFFFFF" w:themeColor="background1"/>
                                <w:sz w:val="20"/>
                                <w:szCs w:val="20"/>
                                <w:lang w:val="en-US"/>
                              </w:rPr>
                              <w:drawing>
                                <wp:inline distT="0" distB="0" distL="0" distR="0" wp14:anchorId="62690B8B" wp14:editId="11FA570C">
                                  <wp:extent cx="3780649" cy="2165350"/>
                                  <wp:effectExtent l="95250" t="171450" r="0" b="577850"/>
                                  <wp:docPr id="1269830910" name="Picture 4" descr="A diagram of a cloud compu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30910" name="Picture 4" descr="A diagram of a cloud computing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6107" cy="2174204"/>
                                          </a:xfrm>
                                          <a:prstGeom prst="roundRect">
                                            <a:avLst>
                                              <a:gd name="adj" fmla="val 8594"/>
                                            </a:avLst>
                                          </a:prstGeom>
                                          <a:solidFill>
                                            <a:srgbClr val="FFFFFF">
                                              <a:shade val="85000"/>
                                            </a:srgbClr>
                                          </a:solidFill>
                                          <a:ln>
                                            <a:noFill/>
                                          </a:ln>
                                          <a:effectLst>
                                            <a:glow rad="63500">
                                              <a:schemeClr val="accent1">
                                                <a:satMod val="175000"/>
                                                <a:alpha val="42000"/>
                                              </a:schemeClr>
                                            </a:glow>
                                            <a:outerShdw blurRad="44450" dist="27940" dir="5400000" algn="ctr">
                                              <a:srgbClr val="000000">
                                                <a:alpha val="32000"/>
                                              </a:srgbClr>
                                            </a:outerShdw>
                                            <a:reflection blurRad="12700" stA="38000" endPos="28000" dist="5000" dir="5400000" sy="-100000" algn="bl" rotWithShape="0"/>
                                          </a:effectLst>
                                          <a:scene3d>
                                            <a:camera prst="perspectiveRight"/>
                                            <a:lightRig rig="balanced" dir="t">
                                              <a:rot lat="0" lon="0" rev="8700000"/>
                                            </a:lightRig>
                                          </a:scene3d>
                                          <a:sp3d>
                                            <a:bevelT w="190500" h="38100"/>
                                          </a:sp3d>
                                        </pic:spPr>
                                      </pic:pic>
                                    </a:graphicData>
                                  </a:graphic>
                                </wp:inline>
                              </w:drawing>
                            </w:r>
                          </w:p>
                          <w:p w14:paraId="43C67285" w14:textId="34CBF9EF" w:rsidR="00495E93" w:rsidRPr="00495E93" w:rsidRDefault="00495E93" w:rsidP="00495E93">
                            <w:pPr>
                              <w:rPr>
                                <w:rFonts w:cstheme="minorHAnsi"/>
                                <w:color w:val="FFFFFF" w:themeColor="background1"/>
                                <w:sz w:val="20"/>
                                <w:szCs w:val="20"/>
                                <w:lang w:val="en-US"/>
                              </w:rPr>
                            </w:pPr>
                          </w:p>
                          <w:p w14:paraId="58DCEE8F" w14:textId="77777777" w:rsidR="000F5A89" w:rsidRDefault="000F5A89">
                            <w:pPr>
                              <w:rPr>
                                <w:rFonts w:cstheme="minorHAnsi"/>
                                <w:color w:val="FFFFFF" w:themeColor="background1"/>
                                <w:sz w:val="20"/>
                                <w:szCs w:val="20"/>
                              </w:rPr>
                            </w:pPr>
                          </w:p>
                          <w:p w14:paraId="32317BDB" w14:textId="77777777" w:rsidR="000F5A89" w:rsidRPr="000F5A89" w:rsidRDefault="000F5A89">
                            <w:pPr>
                              <w:rPr>
                                <w:rFonts w:cstheme="minorHAnsi"/>
                                <w:color w:val="FFFFFF" w:themeColor="background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5BCE11" id="_x0000_t202" coordsize="21600,21600" o:spt="202" path="m,l,21600r21600,l21600,xe">
                <v:stroke joinstyle="miter"/>
                <v:path gradientshapeok="t" o:connecttype="rect"/>
              </v:shapetype>
              <v:shape id="Text Box 10" o:spid="_x0000_s1026" type="#_x0000_t202" style="position:absolute;margin-left:-46pt;margin-top:180.95pt;width:361.5pt;height:31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" filled="f" stroked="f">
                <v:textbox>
                  <w:txbxContent>
                    <w:p w14:paraId="17CC16AA" w14:textId="77777777" w:rsidR="000F5A89" w:rsidRDefault="000F5A89">
                      <w:pPr>
                        <w:rPr>
                          <w:rFonts w:ascii="Calibri" w:hAnsi="Calibri" w:cs="Calibri"/>
                          <w:b/>
                          <w:bCs/>
                          <w:color w:val="FFFFFF" w:themeColor="background1"/>
                          <w:sz w:val="36"/>
                          <w:szCs w:val="36"/>
                          <w:lang w:val="en-US"/>
                        </w:rPr>
                      </w:pPr>
                    </w:p>
                    <w:p w14:paraId="784AADDC" w14:textId="733DD032" w:rsidR="00BD3A56" w:rsidRDefault="006F3EE2">
                      <w:pPr>
                        <w:rPr>
                          <w:rFonts w:ascii="Calibri" w:hAnsi="Calibri" w:cs="Calibri"/>
                          <w:b/>
                          <w:bCs/>
                          <w:color w:val="FFFFFF" w:themeColor="background1"/>
                          <w:sz w:val="36"/>
                          <w:szCs w:val="36"/>
                          <w:lang w:val="en-US"/>
                        </w:rPr>
                      </w:pPr>
                      <w:r w:rsidRPr="00261624">
                        <w:rPr>
                          <w:rFonts w:ascii="Calibri" w:hAnsi="Calibri" w:cs="Calibri"/>
                          <w:b/>
                          <w:bCs/>
                          <w:color w:val="FFFFFF" w:themeColor="background1"/>
                          <w:sz w:val="36"/>
                          <w:szCs w:val="36"/>
                          <w:lang w:val="en-US"/>
                        </w:rPr>
                        <w:t xml:space="preserve">ETL </w:t>
                      </w:r>
                      <w:r w:rsidR="00261624" w:rsidRPr="00261624">
                        <w:rPr>
                          <w:rFonts w:ascii="Calibri" w:hAnsi="Calibri" w:cs="Calibri"/>
                          <w:b/>
                          <w:bCs/>
                          <w:color w:val="FFFFFF" w:themeColor="background1"/>
                          <w:sz w:val="36"/>
                          <w:szCs w:val="36"/>
                          <w:lang w:val="en-US"/>
                        </w:rPr>
                        <w:t>ASSESSMENT REPORT</w:t>
                      </w:r>
                    </w:p>
                    <w:p w14:paraId="7B90E0E0" w14:textId="4AF816C0" w:rsidR="00495E93" w:rsidRDefault="00495E93" w:rsidP="00495E93">
                      <w:pPr>
                        <w:rPr>
                          <w:rFonts w:cstheme="minorHAnsi"/>
                          <w:color w:val="FFFFFF" w:themeColor="background1"/>
                          <w:sz w:val="22"/>
                          <w:szCs w:val="22"/>
                        </w:rPr>
                      </w:pPr>
                      <w:r w:rsidRPr="00495E93">
                        <w:rPr>
                          <w:rFonts w:cstheme="minorHAnsi"/>
                          <w:color w:val="FFFFFF" w:themeColor="background1"/>
                          <w:sz w:val="22"/>
                          <w:szCs w:val="22"/>
                        </w:rPr>
                        <w:t>This report provides a comprehensive evaluation of Capital Group’s existing ETL ecosystem, currently implemented using Informatica PowerCenter and orchestrated with Autosys. The assessment focuses on analyzing current workflows to identify opportunities for modernization</w:t>
                      </w:r>
                    </w:p>
                    <w:p w14:paraId="2EEE1F2F" w14:textId="77777777" w:rsidR="00495E93" w:rsidRPr="00495E93" w:rsidRDefault="00495E93" w:rsidP="00495E93">
                      <w:pPr>
                        <w:rPr>
                          <w:rFonts w:cstheme="minorHAnsi"/>
                          <w:color w:val="FFFFFF" w:themeColor="background1"/>
                          <w:sz w:val="22"/>
                          <w:szCs w:val="22"/>
                        </w:rPr>
                      </w:pPr>
                    </w:p>
                    <w:p w14:paraId="72ECD14C" w14:textId="1543BC9C" w:rsidR="00495E93" w:rsidRPr="00495E93" w:rsidRDefault="00495E93" w:rsidP="00495E93">
                      <w:pPr>
                        <w:jc w:val="center"/>
                        <w:rPr>
                          <w:rFonts w:cstheme="minorHAnsi"/>
                          <w:color w:val="FFFFFF" w:themeColor="background1"/>
                          <w:sz w:val="20"/>
                          <w:szCs w:val="20"/>
                          <w:lang w:val="en-US"/>
                        </w:rPr>
                      </w:pPr>
                      <w:r w:rsidRPr="00495E93">
                        <w:rPr>
                          <w:rFonts w:cstheme="minorHAnsi"/>
                          <w:noProof/>
                          <w:color w:val="FFFFFF" w:themeColor="background1"/>
                          <w:sz w:val="20"/>
                          <w:szCs w:val="20"/>
                          <w:lang w:val="en-US"/>
                        </w:rPr>
                        <w:drawing>
                          <wp:inline distT="0" distB="0" distL="0" distR="0" wp14:anchorId="62690B8B" wp14:editId="11FA570C">
                            <wp:extent cx="3780649" cy="2165350"/>
                            <wp:effectExtent l="95250" t="171450" r="0" b="577850"/>
                            <wp:docPr id="1269830910" name="Picture 4" descr="A diagram of a cloud compu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30910" name="Picture 4" descr="A diagram of a cloud computing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6107" cy="2174204"/>
                                    </a:xfrm>
                                    <a:prstGeom prst="roundRect">
                                      <a:avLst>
                                        <a:gd name="adj" fmla="val 8594"/>
                                      </a:avLst>
                                    </a:prstGeom>
                                    <a:solidFill>
                                      <a:srgbClr val="FFFFFF">
                                        <a:shade val="85000"/>
                                      </a:srgbClr>
                                    </a:solidFill>
                                    <a:ln>
                                      <a:noFill/>
                                    </a:ln>
                                    <a:effectLst>
                                      <a:glow rad="63500">
                                        <a:schemeClr val="accent1">
                                          <a:satMod val="175000"/>
                                          <a:alpha val="42000"/>
                                        </a:schemeClr>
                                      </a:glow>
                                      <a:outerShdw blurRad="44450" dist="27940" dir="5400000" algn="ctr">
                                        <a:srgbClr val="000000">
                                          <a:alpha val="32000"/>
                                        </a:srgbClr>
                                      </a:outerShdw>
                                      <a:reflection blurRad="12700" stA="38000" endPos="28000" dist="5000" dir="5400000" sy="-100000" algn="bl" rotWithShape="0"/>
                                    </a:effectLst>
                                    <a:scene3d>
                                      <a:camera prst="perspectiveRight"/>
                                      <a:lightRig rig="balanced" dir="t">
                                        <a:rot lat="0" lon="0" rev="8700000"/>
                                      </a:lightRig>
                                    </a:scene3d>
                                    <a:sp3d>
                                      <a:bevelT w="190500" h="38100"/>
                                    </a:sp3d>
                                  </pic:spPr>
                                </pic:pic>
                              </a:graphicData>
                            </a:graphic>
                          </wp:inline>
                        </w:drawing>
                      </w:r>
                    </w:p>
                    <w:p w14:paraId="43C67285" w14:textId="34CBF9EF" w:rsidR="00495E93" w:rsidRPr="00495E93" w:rsidRDefault="00495E93" w:rsidP="00495E93">
                      <w:pPr>
                        <w:rPr>
                          <w:rFonts w:cstheme="minorHAnsi"/>
                          <w:color w:val="FFFFFF" w:themeColor="background1"/>
                          <w:sz w:val="20"/>
                          <w:szCs w:val="20"/>
                          <w:lang w:val="en-US"/>
                        </w:rPr>
                      </w:pPr>
                    </w:p>
                    <w:p w14:paraId="58DCEE8F" w14:textId="77777777" w:rsidR="000F5A89" w:rsidRDefault="000F5A89">
                      <w:pPr>
                        <w:rPr>
                          <w:rFonts w:cstheme="minorHAnsi"/>
                          <w:color w:val="FFFFFF" w:themeColor="background1"/>
                          <w:sz w:val="20"/>
                          <w:szCs w:val="20"/>
                        </w:rPr>
                      </w:pPr>
                    </w:p>
                    <w:p w14:paraId="32317BDB" w14:textId="77777777" w:rsidR="000F5A89" w:rsidRPr="000F5A89" w:rsidRDefault="000F5A89">
                      <w:pPr>
                        <w:rPr>
                          <w:rFonts w:cstheme="minorHAnsi"/>
                          <w:color w:val="FFFFFF" w:themeColor="background1"/>
                          <w:sz w:val="20"/>
                          <w:szCs w:val="20"/>
                        </w:rPr>
                      </w:pPr>
                    </w:p>
                  </w:txbxContent>
                </v:textbox>
                <w10:wrap type="through"/>
              </v:shape>
            </w:pict>
          </mc:Fallback>
        </mc:AlternateContent>
      </w:r>
      <w:r w:rsidR="000F5A89">
        <w:rPr>
          <w:noProof/>
          <w:lang w:val="en-US"/>
        </w:rPr>
        <mc:AlternateContent>
          <mc:Choice Requires="wps">
            <w:drawing>
              <wp:anchor distT="0" distB="0" distL="114300" distR="114300" simplePos="0" relativeHeight="251658244" behindDoc="0" locked="0" layoutInCell="1" allowOverlap="1" wp14:anchorId="6BA9DBC5" wp14:editId="1D397426">
                <wp:simplePos x="0" y="0"/>
                <wp:positionH relativeFrom="column">
                  <wp:posOffset>3922395</wp:posOffset>
                </wp:positionH>
                <wp:positionV relativeFrom="paragraph">
                  <wp:posOffset>7933055</wp:posOffset>
                </wp:positionV>
                <wp:extent cx="1898073" cy="406400"/>
                <wp:effectExtent l="0" t="0" r="0" b="0"/>
                <wp:wrapNone/>
                <wp:docPr id="1354001796" name="Text Box 13"/>
                <wp:cNvGraphicFramePr/>
                <a:graphic xmlns:a="http://schemas.openxmlformats.org/drawingml/2006/main">
                  <a:graphicData uri="http://schemas.microsoft.com/office/word/2010/wordprocessingShape">
                    <wps:wsp>
                      <wps:cNvSpPr txBox="1"/>
                      <wps:spPr>
                        <a:xfrm>
                          <a:off x="0" y="0"/>
                          <a:ext cx="1898073"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45566D" w14:textId="6FA28FCB" w:rsidR="00C668EC" w:rsidRPr="000F5A89" w:rsidRDefault="00A42CF1">
                            <w:pPr>
                              <w:rPr>
                                <w:b/>
                                <w:bCs/>
                                <w:sz w:val="18"/>
                                <w:szCs w:val="18"/>
                                <w:lang w:val="en-US"/>
                              </w:rPr>
                            </w:pPr>
                            <w:r w:rsidRPr="000F5A89">
                              <w:rPr>
                                <w:b/>
                                <w:bCs/>
                                <w:sz w:val="18"/>
                                <w:szCs w:val="18"/>
                                <w:lang w:val="en-US"/>
                              </w:rPr>
                              <w:t>@</w:t>
                            </w:r>
                            <w:r w:rsidR="00C668EC" w:rsidRPr="000F5A89">
                              <w:rPr>
                                <w:b/>
                                <w:bCs/>
                                <w:sz w:val="18"/>
                                <w:szCs w:val="18"/>
                                <w:lang w:val="en-US"/>
                              </w:rPr>
                              <w:t>D</w:t>
                            </w:r>
                            <w:r w:rsidRPr="000F5A89">
                              <w:rPr>
                                <w:b/>
                                <w:bCs/>
                                <w:sz w:val="18"/>
                                <w:szCs w:val="18"/>
                                <w:lang w:val="en-US"/>
                              </w:rPr>
                              <w:t>ate</w:t>
                            </w:r>
                            <w:r w:rsidR="00C668EC" w:rsidRPr="000F5A89">
                              <w:rPr>
                                <w:b/>
                                <w:bCs/>
                                <w:sz w:val="18"/>
                                <w:szCs w:val="18"/>
                                <w:lang w:val="en-US"/>
                              </w:rPr>
                              <w:t xml:space="preserve">: </w:t>
                            </w:r>
                            <w:r w:rsidR="00CD49A7" w:rsidRPr="000F5A89">
                              <w:rPr>
                                <w:b/>
                                <w:bCs/>
                                <w:sz w:val="18"/>
                                <w:szCs w:val="18"/>
                                <w:lang w:val="en-US"/>
                              </w:rPr>
                              <w:t>15-05-2025</w:t>
                            </w:r>
                            <w:r w:rsidRPr="000F5A89">
                              <w:rPr>
                                <w:b/>
                                <w:bCs/>
                                <w:sz w:val="18"/>
                                <w:szCs w:val="18"/>
                                <w:lang w:val="en-US"/>
                              </w:rPr>
                              <w:t xml:space="preserve"> | </w:t>
                            </w:r>
                            <w:r w:rsidR="000A2396" w:rsidRPr="000F5A89">
                              <w:rPr>
                                <w:b/>
                                <w:bCs/>
                                <w:sz w:val="18"/>
                                <w:szCs w:val="18"/>
                                <w:lang w:val="en-US"/>
                              </w:rPr>
                              <w:t>@</w:t>
                            </w:r>
                            <w:r w:rsidR="00BC25BA" w:rsidRPr="000F5A89">
                              <w:rPr>
                                <w:b/>
                                <w:bCs/>
                                <w:sz w:val="18"/>
                                <w:szCs w:val="18"/>
                                <w:lang w:val="en-US"/>
                              </w:rPr>
                              <w:t>V</w:t>
                            </w:r>
                            <w:r w:rsidRPr="000F5A89">
                              <w:rPr>
                                <w:b/>
                                <w:bCs/>
                                <w:sz w:val="18"/>
                                <w:szCs w:val="18"/>
                                <w:lang w:val="en-US"/>
                              </w:rPr>
                              <w:t>ersion</w:t>
                            </w:r>
                            <w:r w:rsidR="00BC25BA" w:rsidRPr="000F5A89">
                              <w:rPr>
                                <w:b/>
                                <w:bCs/>
                                <w:sz w:val="18"/>
                                <w:szCs w:val="18"/>
                                <w:lang w:val="en-US"/>
                              </w:rPr>
                              <w:t>:</w:t>
                            </w:r>
                            <w:r w:rsidRPr="000F5A89">
                              <w:rPr>
                                <w:b/>
                                <w:bCs/>
                                <w:sz w:val="18"/>
                                <w:szCs w:val="18"/>
                                <w:lang w:val="en-US"/>
                              </w:rPr>
                              <w:t xml:space="preserve"> </w:t>
                            </w:r>
                            <w:r w:rsidR="00BC25BA" w:rsidRPr="000F5A89">
                              <w:rPr>
                                <w:b/>
                                <w:bCs/>
                                <w:sz w:val="18"/>
                                <w:szCs w:val="18"/>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9DBC5" id="Text Box 13" o:spid="_x0000_s1027" type="#_x0000_t202" style="position:absolute;margin-left:308.85pt;margin-top:624.65pt;width:149.45pt;height:32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" filled="f" stroked="f">
                <v:textbox>
                  <w:txbxContent>
                    <w:p w14:paraId="5F45566D" w14:textId="6FA28FCB" w:rsidR="00C668EC" w:rsidRPr="000F5A89" w:rsidRDefault="00A42CF1">
                      <w:pPr>
                        <w:rPr>
                          <w:b/>
                          <w:bCs/>
                          <w:sz w:val="18"/>
                          <w:szCs w:val="18"/>
                          <w:lang w:val="en-US"/>
                        </w:rPr>
                      </w:pPr>
                      <w:r w:rsidRPr="000F5A89">
                        <w:rPr>
                          <w:b/>
                          <w:bCs/>
                          <w:sz w:val="18"/>
                          <w:szCs w:val="18"/>
                          <w:lang w:val="en-US"/>
                        </w:rPr>
                        <w:t>@</w:t>
                      </w:r>
                      <w:r w:rsidR="00C668EC" w:rsidRPr="000F5A89">
                        <w:rPr>
                          <w:b/>
                          <w:bCs/>
                          <w:sz w:val="18"/>
                          <w:szCs w:val="18"/>
                          <w:lang w:val="en-US"/>
                        </w:rPr>
                        <w:t>D</w:t>
                      </w:r>
                      <w:r w:rsidRPr="000F5A89">
                        <w:rPr>
                          <w:b/>
                          <w:bCs/>
                          <w:sz w:val="18"/>
                          <w:szCs w:val="18"/>
                          <w:lang w:val="en-US"/>
                        </w:rPr>
                        <w:t>ate</w:t>
                      </w:r>
                      <w:r w:rsidR="00C668EC" w:rsidRPr="000F5A89">
                        <w:rPr>
                          <w:b/>
                          <w:bCs/>
                          <w:sz w:val="18"/>
                          <w:szCs w:val="18"/>
                          <w:lang w:val="en-US"/>
                        </w:rPr>
                        <w:t xml:space="preserve">: </w:t>
                      </w:r>
                      <w:r w:rsidR="00CD49A7" w:rsidRPr="000F5A89">
                        <w:rPr>
                          <w:b/>
                          <w:bCs/>
                          <w:sz w:val="18"/>
                          <w:szCs w:val="18"/>
                          <w:lang w:val="en-US"/>
                        </w:rPr>
                        <w:t>15-05-2025</w:t>
                      </w:r>
                      <w:r w:rsidRPr="000F5A89">
                        <w:rPr>
                          <w:b/>
                          <w:bCs/>
                          <w:sz w:val="18"/>
                          <w:szCs w:val="18"/>
                          <w:lang w:val="en-US"/>
                        </w:rPr>
                        <w:t xml:space="preserve"> | </w:t>
                      </w:r>
                      <w:r w:rsidR="000A2396" w:rsidRPr="000F5A89">
                        <w:rPr>
                          <w:b/>
                          <w:bCs/>
                          <w:sz w:val="18"/>
                          <w:szCs w:val="18"/>
                          <w:lang w:val="en-US"/>
                        </w:rPr>
                        <w:t>@</w:t>
                      </w:r>
                      <w:r w:rsidR="00BC25BA" w:rsidRPr="000F5A89">
                        <w:rPr>
                          <w:b/>
                          <w:bCs/>
                          <w:sz w:val="18"/>
                          <w:szCs w:val="18"/>
                          <w:lang w:val="en-US"/>
                        </w:rPr>
                        <w:t>V</w:t>
                      </w:r>
                      <w:r w:rsidRPr="000F5A89">
                        <w:rPr>
                          <w:b/>
                          <w:bCs/>
                          <w:sz w:val="18"/>
                          <w:szCs w:val="18"/>
                          <w:lang w:val="en-US"/>
                        </w:rPr>
                        <w:t>ersion</w:t>
                      </w:r>
                      <w:r w:rsidR="00BC25BA" w:rsidRPr="000F5A89">
                        <w:rPr>
                          <w:b/>
                          <w:bCs/>
                          <w:sz w:val="18"/>
                          <w:szCs w:val="18"/>
                          <w:lang w:val="en-US"/>
                        </w:rPr>
                        <w:t>:</w:t>
                      </w:r>
                      <w:r w:rsidRPr="000F5A89">
                        <w:rPr>
                          <w:b/>
                          <w:bCs/>
                          <w:sz w:val="18"/>
                          <w:szCs w:val="18"/>
                          <w:lang w:val="en-US"/>
                        </w:rPr>
                        <w:t xml:space="preserve"> </w:t>
                      </w:r>
                      <w:r w:rsidR="00BC25BA" w:rsidRPr="000F5A89">
                        <w:rPr>
                          <w:b/>
                          <w:bCs/>
                          <w:sz w:val="18"/>
                          <w:szCs w:val="18"/>
                          <w:lang w:val="en-US"/>
                        </w:rPr>
                        <w:t>1.0</w:t>
                      </w:r>
                    </w:p>
                  </w:txbxContent>
                </v:textbox>
              </v:shape>
            </w:pict>
          </mc:Fallback>
        </mc:AlternateContent>
      </w:r>
      <w:r w:rsidR="000F5A89">
        <w:rPr>
          <w:noProof/>
          <w:lang w:val="en-US"/>
        </w:rPr>
        <mc:AlternateContent>
          <mc:Choice Requires="wps">
            <w:drawing>
              <wp:anchor distT="0" distB="0" distL="114300" distR="114300" simplePos="0" relativeHeight="251658245" behindDoc="0" locked="0" layoutInCell="1" allowOverlap="1" wp14:anchorId="3882EAAD" wp14:editId="7FB6B6BC">
                <wp:simplePos x="0" y="0"/>
                <wp:positionH relativeFrom="column">
                  <wp:posOffset>-622300</wp:posOffset>
                </wp:positionH>
                <wp:positionV relativeFrom="paragraph">
                  <wp:posOffset>1885315</wp:posOffset>
                </wp:positionV>
                <wp:extent cx="1174750" cy="736600"/>
                <wp:effectExtent l="0" t="0" r="0" b="6350"/>
                <wp:wrapNone/>
                <wp:docPr id="1757051813" name="Text Box 6"/>
                <wp:cNvGraphicFramePr/>
                <a:graphic xmlns:a="http://schemas.openxmlformats.org/drawingml/2006/main">
                  <a:graphicData uri="http://schemas.microsoft.com/office/word/2010/wordprocessingShape">
                    <wps:wsp>
                      <wps:cNvSpPr txBox="1"/>
                      <wps:spPr>
                        <a:xfrm>
                          <a:off x="0" y="0"/>
                          <a:ext cx="1174750" cy="736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A13DAE" w14:textId="4390AE5C" w:rsidR="000F5A89" w:rsidRDefault="000F5A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82EAAD" id="Text Box 6" o:spid="_x0000_s1028" type="#_x0000_t202" style="position:absolute;margin-left:-49pt;margin-top:148.45pt;width:92.5pt;height:58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" filled="f" stroked="f">
                <v:textbox>
                  <w:txbxContent>
                    <w:p w14:paraId="17A13DAE" w14:textId="4390AE5C" w:rsidR="000F5A89" w:rsidRDefault="000F5A89"/>
                  </w:txbxContent>
                </v:textbox>
              </v:shape>
            </w:pict>
          </mc:Fallback>
        </mc:AlternateContent>
      </w:r>
      <w:r w:rsidR="008E6B72">
        <w:rPr>
          <w:noProof/>
          <w:lang w:val="en-US"/>
        </w:rPr>
        <w:drawing>
          <wp:anchor distT="0" distB="0" distL="114300" distR="114300" simplePos="0" relativeHeight="251658240" behindDoc="0" locked="0" layoutInCell="1" allowOverlap="1" wp14:anchorId="18A0AF5E" wp14:editId="0E301A4A">
            <wp:simplePos x="0" y="0"/>
            <wp:positionH relativeFrom="column">
              <wp:posOffset>4587875</wp:posOffset>
            </wp:positionH>
            <wp:positionV relativeFrom="paragraph">
              <wp:posOffset>8345261</wp:posOffset>
            </wp:positionV>
            <wp:extent cx="1765935" cy="327660"/>
            <wp:effectExtent l="0" t="0" r="12065" b="2540"/>
            <wp:wrapThrough wrapText="bothSides">
              <wp:wrapPolygon edited="0">
                <wp:start x="621" y="0"/>
                <wp:lineTo x="0" y="3349"/>
                <wp:lineTo x="0" y="20093"/>
                <wp:lineTo x="10563" y="20093"/>
                <wp:lineTo x="20816" y="20093"/>
                <wp:lineTo x="21437" y="8372"/>
                <wp:lineTo x="21437" y="0"/>
                <wp:lineTo x="19573" y="0"/>
                <wp:lineTo x="621"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TI logo (3).png"/>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765935" cy="327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31B6">
        <w:br w:type="page"/>
      </w:r>
    </w:p>
    <w:p w14:paraId="12D9FF34" w14:textId="77777777" w:rsidR="002252E1" w:rsidRDefault="002252E1" w:rsidP="002252E1">
      <w:pPr>
        <w:tabs>
          <w:tab w:val="left" w:pos="360"/>
        </w:tabs>
        <w:autoSpaceDE w:val="0"/>
        <w:autoSpaceDN w:val="0"/>
        <w:adjustRightInd w:val="0"/>
        <w:spacing w:before="60" w:after="60"/>
        <w:rPr>
          <w:rFonts w:cstheme="minorHAnsi"/>
          <w:b/>
          <w:bCs/>
          <w:sz w:val="32"/>
          <w:szCs w:val="32"/>
        </w:rPr>
      </w:pPr>
    </w:p>
    <w:p w14:paraId="760EEC83" w14:textId="77777777" w:rsidR="00FE0B59" w:rsidRPr="00EB0AE4" w:rsidRDefault="00FE0B59" w:rsidP="00FE0B59">
      <w:pPr>
        <w:pBdr>
          <w:top w:val="single" w:sz="4" w:space="1" w:color="auto"/>
          <w:bottom w:val="single" w:sz="4" w:space="1" w:color="auto"/>
        </w:pBdr>
        <w:tabs>
          <w:tab w:val="left" w:pos="360"/>
        </w:tabs>
        <w:autoSpaceDE w:val="0"/>
        <w:autoSpaceDN w:val="0"/>
        <w:adjustRightInd w:val="0"/>
        <w:spacing w:before="60" w:after="60"/>
        <w:jc w:val="center"/>
        <w:rPr>
          <w:rFonts w:cstheme="minorHAnsi"/>
          <w:b/>
          <w:bCs/>
          <w:sz w:val="36"/>
          <w:szCs w:val="36"/>
        </w:rPr>
      </w:pPr>
      <w:r w:rsidRPr="00EB0AE4">
        <w:rPr>
          <w:rFonts w:cstheme="minorHAnsi"/>
          <w:b/>
          <w:bCs/>
          <w:sz w:val="36"/>
          <w:szCs w:val="36"/>
        </w:rPr>
        <w:t>Section Overview</w:t>
      </w:r>
    </w:p>
    <w:p w14:paraId="1BD450BF" w14:textId="77777777" w:rsidR="00045635" w:rsidRDefault="00045635" w:rsidP="00A225CA">
      <w:pPr>
        <w:pBdr>
          <w:bottom w:val="single" w:sz="12" w:space="1" w:color="auto"/>
        </w:pBdr>
        <w:tabs>
          <w:tab w:val="left" w:pos="360"/>
        </w:tabs>
        <w:autoSpaceDE w:val="0"/>
        <w:autoSpaceDN w:val="0"/>
        <w:adjustRightInd w:val="0"/>
        <w:spacing w:before="60" w:after="60"/>
        <w:rPr>
          <w:rFonts w:cstheme="minorHAnsi"/>
          <w:b/>
          <w:sz w:val="28"/>
          <w:szCs w:val="28"/>
        </w:rPr>
      </w:pPr>
    </w:p>
    <w:p w14:paraId="09D4B436" w14:textId="5364B664" w:rsidR="00FE0B59" w:rsidRPr="00FB71B9"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_Executive_Foundations" w:history="1">
        <w:r w:rsidRPr="00FB71B9">
          <w:rPr>
            <w:rStyle w:val="Hyperlink"/>
            <w:rFonts w:cstheme="minorHAnsi"/>
            <w:b/>
            <w:color w:val="002060"/>
            <w:sz w:val="28"/>
            <w:szCs w:val="28"/>
            <w:u w:val="none"/>
          </w:rPr>
          <w:t>Executive Foundations</w:t>
        </w:r>
      </w:hyperlink>
    </w:p>
    <w:p w14:paraId="3CE16D15" w14:textId="77777777" w:rsidR="00A225CA" w:rsidRDefault="00FE0B59" w:rsidP="00FE0B59">
      <w:pPr>
        <w:tabs>
          <w:tab w:val="left" w:pos="360"/>
        </w:tabs>
        <w:autoSpaceDE w:val="0"/>
        <w:autoSpaceDN w:val="0"/>
        <w:adjustRightInd w:val="0"/>
        <w:spacing w:before="60" w:after="60"/>
        <w:rPr>
          <w:rFonts w:cstheme="minorHAnsi"/>
          <w:bCs/>
          <w:sz w:val="28"/>
          <w:szCs w:val="28"/>
        </w:rPr>
      </w:pPr>
      <w:r w:rsidRPr="00FE0B59">
        <w:rPr>
          <w:rFonts w:cstheme="minorHAnsi"/>
          <w:bCs/>
          <w:sz w:val="28"/>
          <w:szCs w:val="28"/>
        </w:rPr>
        <w:tab/>
      </w:r>
    </w:p>
    <w:p w14:paraId="2A3250CC" w14:textId="7C4ABF13" w:rsidR="00FE0B59" w:rsidRPr="00FE0B59" w:rsidRDefault="00A225CA" w:rsidP="00FE0B59">
      <w:pPr>
        <w:tabs>
          <w:tab w:val="left" w:pos="360"/>
        </w:tabs>
        <w:autoSpaceDE w:val="0"/>
        <w:autoSpaceDN w:val="0"/>
        <w:adjustRightInd w:val="0"/>
        <w:spacing w:before="60" w:after="60"/>
        <w:rPr>
          <w:rFonts w:cstheme="minorHAnsi"/>
          <w:bCs/>
        </w:rPr>
      </w:pPr>
      <w:r>
        <w:rPr>
          <w:rFonts w:cstheme="minorHAnsi"/>
          <w:bCs/>
          <w:sz w:val="28"/>
          <w:szCs w:val="28"/>
        </w:rPr>
        <w:t xml:space="preserve">      </w:t>
      </w:r>
      <w:r w:rsidR="00FE0B59" w:rsidRPr="00FE0B59">
        <w:rPr>
          <w:rFonts w:cstheme="minorHAnsi"/>
          <w:bCs/>
        </w:rPr>
        <w:t>1.</w:t>
      </w:r>
      <w:r w:rsidR="00FE0B59" w:rsidRPr="00FE0B59">
        <w:rPr>
          <w:rFonts w:cstheme="minorHAnsi"/>
          <w:bCs/>
        </w:rPr>
        <w:tab/>
      </w:r>
      <w:hyperlink w:anchor="S1_1" w:history="1">
        <w:r w:rsidR="00FE0B59" w:rsidRPr="00D9624A">
          <w:rPr>
            <w:rStyle w:val="Hyperlink"/>
            <w:rFonts w:cstheme="minorHAnsi"/>
            <w:bCs/>
            <w:color w:val="002060"/>
            <w:u w:val="none"/>
          </w:rPr>
          <w:t>Executive Summary</w:t>
        </w:r>
      </w:hyperlink>
    </w:p>
    <w:p w14:paraId="67525C8D" w14:textId="2B795399" w:rsidR="00FE0B59" w:rsidRPr="00D9624A" w:rsidRDefault="00FE0B59" w:rsidP="00FE0B59">
      <w:pPr>
        <w:tabs>
          <w:tab w:val="left" w:pos="360"/>
        </w:tabs>
        <w:autoSpaceDE w:val="0"/>
        <w:autoSpaceDN w:val="0"/>
        <w:adjustRightInd w:val="0"/>
        <w:spacing w:before="60" w:after="60"/>
        <w:rPr>
          <w:rFonts w:cstheme="minorHAnsi"/>
          <w:bCs/>
          <w:color w:val="002060"/>
        </w:rPr>
      </w:pPr>
      <w:r w:rsidRPr="00FE0B59">
        <w:rPr>
          <w:rFonts w:cstheme="minorHAnsi"/>
          <w:bCs/>
        </w:rPr>
        <w:tab/>
        <w:t>2.</w:t>
      </w:r>
      <w:r w:rsidRPr="00FE0B59">
        <w:rPr>
          <w:rFonts w:cstheme="minorHAnsi"/>
          <w:bCs/>
        </w:rPr>
        <w:tab/>
      </w:r>
      <w:hyperlink w:anchor="S1_2" w:history="1">
        <w:r w:rsidRPr="00D9624A">
          <w:rPr>
            <w:rStyle w:val="Hyperlink"/>
            <w:rFonts w:cstheme="minorHAnsi"/>
            <w:bCs/>
            <w:color w:val="002060"/>
            <w:u w:val="none"/>
          </w:rPr>
          <w:t>Scope &amp; Objectives</w:t>
        </w:r>
      </w:hyperlink>
    </w:p>
    <w:p w14:paraId="5DB58123" w14:textId="7419BF96" w:rsidR="00FE0B59" w:rsidRPr="00D9624A" w:rsidRDefault="00FE0B59" w:rsidP="00FE0B59">
      <w:pPr>
        <w:tabs>
          <w:tab w:val="left" w:pos="360"/>
        </w:tabs>
        <w:autoSpaceDE w:val="0"/>
        <w:autoSpaceDN w:val="0"/>
        <w:adjustRightInd w:val="0"/>
        <w:spacing w:before="60" w:after="60"/>
        <w:rPr>
          <w:rFonts w:cstheme="minorHAnsi"/>
          <w:bCs/>
          <w:color w:val="002060"/>
        </w:rPr>
      </w:pPr>
      <w:r w:rsidRPr="00D9624A">
        <w:rPr>
          <w:rFonts w:cstheme="minorHAnsi"/>
          <w:bCs/>
          <w:color w:val="002060"/>
        </w:rPr>
        <w:tab/>
        <w:t>3.</w:t>
      </w:r>
      <w:r w:rsidRPr="00D9624A">
        <w:rPr>
          <w:rFonts w:cstheme="minorHAnsi"/>
          <w:bCs/>
          <w:color w:val="002060"/>
        </w:rPr>
        <w:tab/>
      </w:r>
      <w:hyperlink w:anchor="S1_3" w:history="1">
        <w:r w:rsidRPr="00D9624A">
          <w:rPr>
            <w:rStyle w:val="Hyperlink"/>
            <w:rFonts w:cstheme="minorHAnsi"/>
            <w:bCs/>
            <w:color w:val="002060"/>
            <w:u w:val="none"/>
          </w:rPr>
          <w:t>Assessment Methodology</w:t>
        </w:r>
      </w:hyperlink>
    </w:p>
    <w:p w14:paraId="1727F57B"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1129C57B" w14:textId="6ABACF6F" w:rsidR="00FE0B59" w:rsidRPr="00FB71B9"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2" w:history="1">
        <w:r w:rsidRPr="00FB71B9">
          <w:rPr>
            <w:rStyle w:val="Hyperlink"/>
            <w:rFonts w:cstheme="minorHAnsi"/>
            <w:b/>
            <w:color w:val="002060"/>
            <w:sz w:val="28"/>
            <w:szCs w:val="28"/>
            <w:u w:val="none"/>
          </w:rPr>
          <w:t>CDM ETL Current State &amp; Workload Analysis</w:t>
        </w:r>
      </w:hyperlink>
    </w:p>
    <w:p w14:paraId="390B55C6" w14:textId="77777777" w:rsidR="00A225CA"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r>
    </w:p>
    <w:p w14:paraId="0A89A72D" w14:textId="55F8FE74" w:rsidR="00FE0B59" w:rsidRPr="00FE0B59" w:rsidRDefault="00A225CA" w:rsidP="00FE0B59">
      <w:pPr>
        <w:tabs>
          <w:tab w:val="left" w:pos="360"/>
        </w:tabs>
        <w:autoSpaceDE w:val="0"/>
        <w:autoSpaceDN w:val="0"/>
        <w:adjustRightInd w:val="0"/>
        <w:spacing w:before="60" w:after="60"/>
        <w:rPr>
          <w:rFonts w:cstheme="minorHAnsi"/>
          <w:bCs/>
        </w:rPr>
      </w:pPr>
      <w:r>
        <w:rPr>
          <w:rFonts w:cstheme="minorHAnsi"/>
          <w:bCs/>
        </w:rPr>
        <w:t xml:space="preserve">       </w:t>
      </w:r>
      <w:r w:rsidR="00FE0B59" w:rsidRPr="00FE0B59">
        <w:rPr>
          <w:rFonts w:cstheme="minorHAnsi"/>
          <w:bCs/>
        </w:rPr>
        <w:t>1</w:t>
      </w:r>
      <w:r w:rsidR="00FE0B59" w:rsidRPr="00DB3403">
        <w:rPr>
          <w:rFonts w:cstheme="minorHAnsi"/>
          <w:bCs/>
          <w:color w:val="002060"/>
        </w:rPr>
        <w:t xml:space="preserve">. </w:t>
      </w:r>
      <w:hyperlink w:anchor="S2_1" w:history="1">
        <w:r w:rsidR="00FE0B59" w:rsidRPr="00DB3403">
          <w:rPr>
            <w:rStyle w:val="Hyperlink"/>
            <w:rFonts w:cstheme="minorHAnsi"/>
            <w:bCs/>
            <w:color w:val="002060"/>
            <w:u w:val="none"/>
          </w:rPr>
          <w:t>Workflow Inventory Overview</w:t>
        </w:r>
      </w:hyperlink>
    </w:p>
    <w:p w14:paraId="5DDF1242" w14:textId="66B51016" w:rsidR="00FE0B59" w:rsidRPr="00045635" w:rsidRDefault="00FE0B59" w:rsidP="004E4D80">
      <w:pPr>
        <w:pStyle w:val="ListParagraph"/>
        <w:numPr>
          <w:ilvl w:val="0"/>
          <w:numId w:val="63"/>
        </w:numPr>
        <w:tabs>
          <w:tab w:val="left" w:pos="360"/>
        </w:tabs>
        <w:autoSpaceDE w:val="0"/>
        <w:autoSpaceDN w:val="0"/>
        <w:adjustRightInd w:val="0"/>
        <w:spacing w:before="60" w:after="60"/>
        <w:rPr>
          <w:rFonts w:cstheme="minorHAnsi"/>
          <w:bCs/>
        </w:rPr>
      </w:pPr>
      <w:r w:rsidRPr="00045635">
        <w:rPr>
          <w:rFonts w:cstheme="minorHAnsi"/>
          <w:bCs/>
        </w:rPr>
        <w:t>Inventory Breakdown (High Level)</w:t>
      </w:r>
    </w:p>
    <w:p w14:paraId="51CC4E8F" w14:textId="4F700BE5" w:rsidR="00FE0B59" w:rsidRPr="00045635" w:rsidRDefault="00FE0B59" w:rsidP="004E4D80">
      <w:pPr>
        <w:pStyle w:val="ListParagraph"/>
        <w:numPr>
          <w:ilvl w:val="0"/>
          <w:numId w:val="63"/>
        </w:numPr>
        <w:tabs>
          <w:tab w:val="left" w:pos="360"/>
        </w:tabs>
        <w:autoSpaceDE w:val="0"/>
        <w:autoSpaceDN w:val="0"/>
        <w:adjustRightInd w:val="0"/>
        <w:spacing w:before="60" w:after="60"/>
        <w:rPr>
          <w:rFonts w:cstheme="minorHAnsi"/>
          <w:bCs/>
        </w:rPr>
      </w:pPr>
      <w:r w:rsidRPr="00045635">
        <w:rPr>
          <w:rFonts w:cstheme="minorHAnsi"/>
          <w:bCs/>
        </w:rPr>
        <w:t>Source system wise job count</w:t>
      </w:r>
    </w:p>
    <w:p w14:paraId="25EEA2F6" w14:textId="562E7114"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 xml:space="preserve">2. </w:t>
      </w:r>
      <w:bookmarkStart w:id="0" w:name="S2_2"/>
      <w:r w:rsidR="00DB3403" w:rsidRPr="00DB3403">
        <w:rPr>
          <w:rFonts w:cstheme="minorHAnsi"/>
          <w:bCs/>
          <w:color w:val="002060"/>
        </w:rPr>
        <w:fldChar w:fldCharType="begin"/>
      </w:r>
      <w:r w:rsidR="00DB3403" w:rsidRPr="00DB3403">
        <w:rPr>
          <w:rFonts w:cstheme="minorHAnsi"/>
          <w:bCs/>
          <w:color w:val="002060"/>
        </w:rPr>
        <w:instrText>HYPERLINK  \l "S2_2"</w:instrText>
      </w:r>
      <w:r w:rsidR="00DB3403" w:rsidRPr="00DB3403">
        <w:rPr>
          <w:rFonts w:cstheme="minorHAnsi"/>
          <w:bCs/>
          <w:color w:val="002060"/>
        </w:rPr>
      </w:r>
      <w:r w:rsidR="00DB3403" w:rsidRPr="00DB3403">
        <w:rPr>
          <w:rFonts w:cstheme="minorHAnsi"/>
          <w:bCs/>
          <w:color w:val="002060"/>
        </w:rPr>
        <w:fldChar w:fldCharType="separate"/>
      </w:r>
      <w:r w:rsidRPr="00DB3403">
        <w:rPr>
          <w:rStyle w:val="Hyperlink"/>
          <w:rFonts w:cstheme="minorHAnsi"/>
          <w:bCs/>
          <w:color w:val="002060"/>
          <w:u w:val="none"/>
        </w:rPr>
        <w:t>Functional Categorization</w:t>
      </w:r>
      <w:bookmarkEnd w:id="0"/>
      <w:r w:rsidR="00DB3403" w:rsidRPr="00DB3403">
        <w:rPr>
          <w:rFonts w:cstheme="minorHAnsi"/>
          <w:bCs/>
          <w:color w:val="002060"/>
        </w:rPr>
        <w:fldChar w:fldCharType="end"/>
      </w:r>
    </w:p>
    <w:p w14:paraId="4EEE7721" w14:textId="486585D8"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 xml:space="preserve">Categorization of Power </w:t>
      </w:r>
      <w:r w:rsidR="00A225CA" w:rsidRPr="00045635">
        <w:rPr>
          <w:rFonts w:cstheme="minorHAnsi"/>
          <w:bCs/>
        </w:rPr>
        <w:t>Centre</w:t>
      </w:r>
      <w:r w:rsidRPr="00045635">
        <w:rPr>
          <w:rFonts w:cstheme="minorHAnsi"/>
          <w:bCs/>
        </w:rPr>
        <w:t xml:space="preserve"> Jobs</w:t>
      </w:r>
    </w:p>
    <w:p w14:paraId="2D5D1CEF" w14:textId="3A735052"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Inbound Jobs categorization based on ETL layers</w:t>
      </w:r>
    </w:p>
    <w:p w14:paraId="682BBE89" w14:textId="5083B3DA"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 xml:space="preserve">3. </w:t>
      </w:r>
      <w:hyperlink w:anchor="S2_3" w:history="1">
        <w:r w:rsidRPr="00DB3403">
          <w:rPr>
            <w:rStyle w:val="Hyperlink"/>
            <w:rFonts w:cstheme="minorHAnsi"/>
            <w:bCs/>
            <w:color w:val="002060"/>
            <w:u w:val="none"/>
          </w:rPr>
          <w:t>Transformation Complexity</w:t>
        </w:r>
      </w:hyperlink>
    </w:p>
    <w:p w14:paraId="71397312" w14:textId="060D9528"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Mapping Complexity Description</w:t>
      </w:r>
    </w:p>
    <w:p w14:paraId="4400698F" w14:textId="5F441921"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4.</w:t>
      </w:r>
      <w:r w:rsidRPr="00FE0B59">
        <w:rPr>
          <w:rFonts w:cstheme="minorHAnsi"/>
          <w:bCs/>
        </w:rPr>
        <w:tab/>
      </w:r>
      <w:hyperlink w:anchor="S2_4" w:history="1">
        <w:r w:rsidRPr="00DB3403">
          <w:rPr>
            <w:rStyle w:val="Hyperlink"/>
            <w:rFonts w:cstheme="minorHAnsi"/>
            <w:bCs/>
            <w:color w:val="002060"/>
            <w:u w:val="none"/>
          </w:rPr>
          <w:t>ETL Layer Job Analysis</w:t>
        </w:r>
      </w:hyperlink>
    </w:p>
    <w:p w14:paraId="5EDE5BB4" w14:textId="703A0BF9"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Initialize layers Jobs Analysis Report</w:t>
      </w:r>
    </w:p>
    <w:p w14:paraId="1370F08B" w14:textId="1A9EEA2E"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Pre-land layers Jobs Analysis Report</w:t>
      </w:r>
    </w:p>
    <w:p w14:paraId="6EC8CA67" w14:textId="1CA2BF2A" w:rsidR="00FE0B59" w:rsidRPr="00045635" w:rsidRDefault="00F9660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Today’s</w:t>
      </w:r>
      <w:r w:rsidR="00FE0B59" w:rsidRPr="00045635">
        <w:rPr>
          <w:rFonts w:cstheme="minorHAnsi"/>
          <w:bCs/>
        </w:rPr>
        <w:t xml:space="preserve"> layers Jobs Analysis Report </w:t>
      </w:r>
    </w:p>
    <w:p w14:paraId="2809BD51" w14:textId="4BC077E9"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Delta Layer Job Analysis</w:t>
      </w:r>
    </w:p>
    <w:p w14:paraId="23F76347" w14:textId="52BADEDE" w:rsidR="00045635" w:rsidRPr="00045635" w:rsidRDefault="00045635" w:rsidP="004E4D80">
      <w:pPr>
        <w:pStyle w:val="ListParagraph"/>
        <w:numPr>
          <w:ilvl w:val="0"/>
          <w:numId w:val="64"/>
        </w:numPr>
        <w:tabs>
          <w:tab w:val="left" w:pos="360"/>
        </w:tabs>
        <w:autoSpaceDE w:val="0"/>
        <w:autoSpaceDN w:val="0"/>
        <w:adjustRightInd w:val="0"/>
        <w:spacing w:before="60" w:after="60"/>
        <w:rPr>
          <w:rFonts w:asciiTheme="minorHAnsi" w:hAnsiTheme="minorHAnsi" w:cstheme="minorHAnsi"/>
          <w:bCs/>
        </w:rPr>
      </w:pPr>
      <w:r w:rsidRPr="00045635">
        <w:rPr>
          <w:color w:val="000000" w:themeColor="text1"/>
        </w:rPr>
        <w:t>Publishing Jobs</w:t>
      </w:r>
      <w:r w:rsidRPr="00045635">
        <w:rPr>
          <w:rFonts w:cstheme="minorHAnsi"/>
        </w:rPr>
        <w:tab/>
      </w:r>
    </w:p>
    <w:p w14:paraId="18B0957C" w14:textId="6BCF68EC"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 xml:space="preserve">5. </w:t>
      </w:r>
      <w:hyperlink w:anchor="S2_5" w:history="1">
        <w:r w:rsidRPr="003A6BC4">
          <w:rPr>
            <w:rStyle w:val="Hyperlink"/>
            <w:rFonts w:cstheme="minorHAnsi"/>
            <w:bCs/>
            <w:color w:val="002060"/>
            <w:u w:val="none"/>
          </w:rPr>
          <w:t>Job Performance &amp; Utilization</w:t>
        </w:r>
      </w:hyperlink>
    </w:p>
    <w:p w14:paraId="49636D58" w14:textId="37E17D6D"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Inbound Jobs Performance Analysis</w:t>
      </w:r>
    </w:p>
    <w:p w14:paraId="0666A4C2" w14:textId="2DAD9421"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Jobs that did not run after Sep 2024</w:t>
      </w:r>
    </w:p>
    <w:p w14:paraId="2ACB6D83" w14:textId="4B163659"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 xml:space="preserve">6. </w:t>
      </w:r>
      <w:hyperlink w:anchor="S2_6" w:history="1">
        <w:r w:rsidRPr="003A6BC4">
          <w:rPr>
            <w:rStyle w:val="Hyperlink"/>
            <w:rFonts w:cstheme="minorHAnsi"/>
            <w:bCs/>
            <w:color w:val="002060"/>
            <w:u w:val="none"/>
          </w:rPr>
          <w:t>Operational Stability</w:t>
        </w:r>
      </w:hyperlink>
    </w:p>
    <w:p w14:paraId="5934F58F" w14:textId="6A13A9E5"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 xml:space="preserve">Last 1 year Incident Analysis – </w:t>
      </w:r>
    </w:p>
    <w:p w14:paraId="5FBD46EA" w14:textId="34ECFF4E"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High Level Inbound Dataflow</w:t>
      </w:r>
    </w:p>
    <w:p w14:paraId="7B566249"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158E52EB" w14:textId="3717318A" w:rsidR="00FE0B59" w:rsidRPr="00F96609"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3" w:history="1">
        <w:r w:rsidRPr="00F96609">
          <w:rPr>
            <w:rStyle w:val="Hyperlink"/>
            <w:rFonts w:cstheme="minorHAnsi"/>
            <w:b/>
            <w:color w:val="002060"/>
            <w:sz w:val="28"/>
            <w:szCs w:val="28"/>
            <w:u w:val="none"/>
          </w:rPr>
          <w:t>Cloud Modernization Plan</w:t>
        </w:r>
      </w:hyperlink>
      <w:r w:rsidRPr="00F96609">
        <w:rPr>
          <w:rFonts w:cstheme="minorHAnsi"/>
          <w:b/>
          <w:color w:val="002060"/>
          <w:sz w:val="28"/>
          <w:szCs w:val="28"/>
        </w:rPr>
        <w:t xml:space="preserve"> </w:t>
      </w:r>
    </w:p>
    <w:p w14:paraId="0412E54B" w14:textId="77777777" w:rsidR="00A225CA"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r>
    </w:p>
    <w:p w14:paraId="39C7A27A" w14:textId="26300CB7" w:rsidR="00FE0B59" w:rsidRPr="003A6BC4" w:rsidRDefault="00A225CA" w:rsidP="00FE0B59">
      <w:pPr>
        <w:tabs>
          <w:tab w:val="left" w:pos="360"/>
        </w:tabs>
        <w:autoSpaceDE w:val="0"/>
        <w:autoSpaceDN w:val="0"/>
        <w:adjustRightInd w:val="0"/>
        <w:spacing w:before="60" w:after="60"/>
        <w:rPr>
          <w:rFonts w:cstheme="minorHAnsi"/>
          <w:bCs/>
          <w:color w:val="002060"/>
        </w:rPr>
      </w:pPr>
      <w:r>
        <w:rPr>
          <w:rFonts w:cstheme="minorHAnsi"/>
          <w:bCs/>
        </w:rPr>
        <w:t xml:space="preserve">      </w:t>
      </w:r>
      <w:r w:rsidRPr="003A6BC4">
        <w:rPr>
          <w:rFonts w:cstheme="minorHAnsi"/>
          <w:bCs/>
          <w:color w:val="002060"/>
        </w:rPr>
        <w:t xml:space="preserve"> </w:t>
      </w:r>
      <w:r w:rsidR="00FE0B59" w:rsidRPr="003A6BC4">
        <w:rPr>
          <w:rFonts w:cstheme="minorHAnsi"/>
          <w:bCs/>
          <w:color w:val="002060"/>
        </w:rPr>
        <w:t xml:space="preserve">1. </w:t>
      </w:r>
      <w:hyperlink w:anchor="S3_1" w:history="1">
        <w:r w:rsidR="00FE0B59" w:rsidRPr="003A6BC4">
          <w:rPr>
            <w:rStyle w:val="Hyperlink"/>
            <w:rFonts w:cstheme="minorHAnsi"/>
            <w:bCs/>
            <w:color w:val="002060"/>
            <w:u w:val="none"/>
          </w:rPr>
          <w:t>Migration of Informatica Workflows to Py</w:t>
        </w:r>
        <w:r w:rsidRPr="003A6BC4">
          <w:rPr>
            <w:rStyle w:val="Hyperlink"/>
            <w:rFonts w:cstheme="minorHAnsi"/>
            <w:bCs/>
            <w:color w:val="002060"/>
            <w:u w:val="none"/>
          </w:rPr>
          <w:t xml:space="preserve"> </w:t>
        </w:r>
        <w:r w:rsidR="00FE0B59" w:rsidRPr="003A6BC4">
          <w:rPr>
            <w:rStyle w:val="Hyperlink"/>
            <w:rFonts w:cstheme="minorHAnsi"/>
            <w:bCs/>
            <w:color w:val="002060"/>
            <w:u w:val="none"/>
          </w:rPr>
          <w:t>Spark</w:t>
        </w:r>
      </w:hyperlink>
    </w:p>
    <w:p w14:paraId="3AB0F963" w14:textId="766F2432" w:rsidR="00FE0B59" w:rsidRPr="003A6BC4" w:rsidRDefault="00FE0B59" w:rsidP="00FE0B59">
      <w:pPr>
        <w:tabs>
          <w:tab w:val="left" w:pos="360"/>
        </w:tabs>
        <w:autoSpaceDE w:val="0"/>
        <w:autoSpaceDN w:val="0"/>
        <w:adjustRightInd w:val="0"/>
        <w:spacing w:before="60" w:after="60"/>
        <w:rPr>
          <w:rFonts w:cstheme="minorHAnsi"/>
          <w:bCs/>
          <w:color w:val="002060"/>
        </w:rPr>
      </w:pPr>
      <w:r w:rsidRPr="003A6BC4">
        <w:rPr>
          <w:rFonts w:cstheme="minorHAnsi"/>
          <w:bCs/>
          <w:color w:val="002060"/>
        </w:rPr>
        <w:tab/>
        <w:t xml:space="preserve">2. </w:t>
      </w:r>
      <w:hyperlink w:anchor="S3_2" w:history="1">
        <w:r w:rsidRPr="003A6BC4">
          <w:rPr>
            <w:rStyle w:val="Hyperlink"/>
            <w:rFonts w:cstheme="minorHAnsi"/>
            <w:bCs/>
            <w:color w:val="002060"/>
            <w:u w:val="none"/>
          </w:rPr>
          <w:t>Deploying the Converted Pipelines to AWS – Cloud Modernization</w:t>
        </w:r>
      </w:hyperlink>
    </w:p>
    <w:p w14:paraId="325C275A" w14:textId="77777777" w:rsidR="00FE0B59" w:rsidRDefault="00FE0B59" w:rsidP="00FE0B59">
      <w:pPr>
        <w:tabs>
          <w:tab w:val="left" w:pos="360"/>
        </w:tabs>
        <w:autoSpaceDE w:val="0"/>
        <w:autoSpaceDN w:val="0"/>
        <w:adjustRightInd w:val="0"/>
        <w:spacing w:before="60" w:after="60"/>
        <w:rPr>
          <w:rFonts w:cstheme="minorHAnsi"/>
          <w:bCs/>
          <w:sz w:val="28"/>
          <w:szCs w:val="28"/>
        </w:rPr>
      </w:pPr>
    </w:p>
    <w:p w14:paraId="1198F5A6" w14:textId="77777777" w:rsidR="00A225CA" w:rsidRDefault="00A225CA" w:rsidP="00FE0B59">
      <w:pPr>
        <w:tabs>
          <w:tab w:val="left" w:pos="360"/>
        </w:tabs>
        <w:autoSpaceDE w:val="0"/>
        <w:autoSpaceDN w:val="0"/>
        <w:adjustRightInd w:val="0"/>
        <w:spacing w:before="60" w:after="60"/>
        <w:rPr>
          <w:rFonts w:cstheme="minorHAnsi"/>
          <w:bCs/>
          <w:sz w:val="28"/>
          <w:szCs w:val="28"/>
        </w:rPr>
      </w:pPr>
    </w:p>
    <w:p w14:paraId="15F57ED0" w14:textId="77777777" w:rsidR="00A225CA" w:rsidRPr="00FE0B59" w:rsidRDefault="00A225CA" w:rsidP="00FE0B59">
      <w:pPr>
        <w:tabs>
          <w:tab w:val="left" w:pos="360"/>
        </w:tabs>
        <w:autoSpaceDE w:val="0"/>
        <w:autoSpaceDN w:val="0"/>
        <w:adjustRightInd w:val="0"/>
        <w:spacing w:before="60" w:after="60"/>
        <w:rPr>
          <w:rFonts w:cstheme="minorHAnsi"/>
          <w:bCs/>
          <w:sz w:val="28"/>
          <w:szCs w:val="28"/>
        </w:rPr>
      </w:pPr>
    </w:p>
    <w:p w14:paraId="086598E7" w14:textId="1ED9AB3F" w:rsidR="00FE0B59" w:rsidRPr="00F96609"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4" w:history="1">
        <w:r w:rsidRPr="00F96609">
          <w:rPr>
            <w:rStyle w:val="Hyperlink"/>
            <w:rFonts w:cstheme="minorHAnsi"/>
            <w:b/>
            <w:color w:val="002060"/>
            <w:sz w:val="28"/>
            <w:szCs w:val="28"/>
            <w:u w:val="none"/>
          </w:rPr>
          <w:t>Evaluation of Informatica Mapping Conversion Methods</w:t>
        </w:r>
      </w:hyperlink>
      <w:r w:rsidRPr="00F96609">
        <w:rPr>
          <w:rFonts w:cstheme="minorHAnsi"/>
          <w:b/>
          <w:color w:val="002060"/>
          <w:sz w:val="28"/>
          <w:szCs w:val="28"/>
        </w:rPr>
        <w:t xml:space="preserve"> </w:t>
      </w:r>
    </w:p>
    <w:p w14:paraId="7B6DFBD6" w14:textId="77777777" w:rsidR="00A225CA" w:rsidRDefault="00FE0B59" w:rsidP="00FE0B59">
      <w:pPr>
        <w:tabs>
          <w:tab w:val="left" w:pos="360"/>
        </w:tabs>
        <w:autoSpaceDE w:val="0"/>
        <w:autoSpaceDN w:val="0"/>
        <w:adjustRightInd w:val="0"/>
        <w:spacing w:before="60" w:after="60"/>
        <w:rPr>
          <w:rFonts w:cstheme="minorHAnsi"/>
          <w:bCs/>
          <w:sz w:val="28"/>
          <w:szCs w:val="28"/>
        </w:rPr>
      </w:pPr>
      <w:r w:rsidRPr="00FE0B59">
        <w:rPr>
          <w:rFonts w:cstheme="minorHAnsi"/>
          <w:bCs/>
          <w:sz w:val="28"/>
          <w:szCs w:val="28"/>
        </w:rPr>
        <w:tab/>
      </w:r>
    </w:p>
    <w:p w14:paraId="3CA78A85" w14:textId="2CC26AC1" w:rsidR="00FE0B59" w:rsidRPr="00FE0B59" w:rsidRDefault="00A225CA" w:rsidP="00FE0B59">
      <w:pPr>
        <w:tabs>
          <w:tab w:val="left" w:pos="360"/>
        </w:tabs>
        <w:autoSpaceDE w:val="0"/>
        <w:autoSpaceDN w:val="0"/>
        <w:adjustRightInd w:val="0"/>
        <w:spacing w:before="60" w:after="60"/>
        <w:rPr>
          <w:rFonts w:cstheme="minorHAnsi"/>
          <w:bCs/>
        </w:rPr>
      </w:pPr>
      <w:r>
        <w:rPr>
          <w:rFonts w:cstheme="minorHAnsi"/>
          <w:bCs/>
          <w:sz w:val="28"/>
          <w:szCs w:val="28"/>
        </w:rPr>
        <w:t xml:space="preserve">      </w:t>
      </w:r>
      <w:r w:rsidR="00FE0B59" w:rsidRPr="00FE0B59">
        <w:rPr>
          <w:rFonts w:cstheme="minorHAnsi"/>
          <w:bCs/>
        </w:rPr>
        <w:t>1.</w:t>
      </w:r>
      <w:r w:rsidR="00FE0B59" w:rsidRPr="00FE0B59">
        <w:rPr>
          <w:rFonts w:cstheme="minorHAnsi"/>
          <w:bCs/>
        </w:rPr>
        <w:tab/>
        <w:t>Metadata-Driven Common Ingestion Framework</w:t>
      </w:r>
    </w:p>
    <w:p w14:paraId="0279D76D"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2.</w:t>
      </w:r>
      <w:r w:rsidRPr="00FE0B59">
        <w:rPr>
          <w:rFonts w:cstheme="minorHAnsi"/>
          <w:bCs/>
        </w:rPr>
        <w:tab/>
        <w:t>Data Switch Tool-Based Conversion</w:t>
      </w:r>
    </w:p>
    <w:p w14:paraId="174A328A"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3.</w:t>
      </w:r>
      <w:r w:rsidRPr="00FE0B59">
        <w:rPr>
          <w:rFonts w:cstheme="minorHAnsi"/>
          <w:bCs/>
        </w:rPr>
        <w:tab/>
        <w:t>AI-Driven Generator Tool</w:t>
      </w:r>
    </w:p>
    <w:p w14:paraId="1481859F"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4.</w:t>
      </w:r>
      <w:r w:rsidRPr="00FE0B59">
        <w:rPr>
          <w:rFonts w:cstheme="minorHAnsi"/>
          <w:bCs/>
        </w:rPr>
        <w:tab/>
        <w:t>Hybrid Approach</w:t>
      </w:r>
    </w:p>
    <w:p w14:paraId="47EFD2B1" w14:textId="77777777" w:rsidR="00FE0B59" w:rsidRPr="00FE0B59" w:rsidRDefault="00FE0B59" w:rsidP="00FE0B59">
      <w:pPr>
        <w:tabs>
          <w:tab w:val="left" w:pos="360"/>
        </w:tabs>
        <w:autoSpaceDE w:val="0"/>
        <w:autoSpaceDN w:val="0"/>
        <w:adjustRightInd w:val="0"/>
        <w:spacing w:before="60" w:after="60"/>
        <w:rPr>
          <w:rFonts w:cstheme="minorHAnsi"/>
          <w:bCs/>
        </w:rPr>
      </w:pPr>
    </w:p>
    <w:p w14:paraId="5672B767" w14:textId="3E22DD20" w:rsidR="00FE0B59" w:rsidRPr="003A6BC4"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5" w:history="1">
        <w:r w:rsidRPr="003A6BC4">
          <w:rPr>
            <w:rStyle w:val="Hyperlink"/>
            <w:rFonts w:cstheme="minorHAnsi"/>
            <w:b/>
            <w:color w:val="002060"/>
            <w:sz w:val="28"/>
            <w:szCs w:val="28"/>
            <w:u w:val="none"/>
          </w:rPr>
          <w:t>Approach Evaluation for Migrating Informatica Mappings</w:t>
        </w:r>
      </w:hyperlink>
    </w:p>
    <w:p w14:paraId="6DA602C7" w14:textId="77777777" w:rsidR="00A225CA"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r>
    </w:p>
    <w:p w14:paraId="221A9A67" w14:textId="63401BF5" w:rsidR="00FE0B59" w:rsidRPr="00FE0B59" w:rsidRDefault="00A225CA" w:rsidP="00041617">
      <w:pPr>
        <w:tabs>
          <w:tab w:val="left" w:pos="360"/>
        </w:tabs>
        <w:autoSpaceDE w:val="0"/>
        <w:autoSpaceDN w:val="0"/>
        <w:adjustRightInd w:val="0"/>
        <w:spacing w:before="60" w:after="60"/>
        <w:rPr>
          <w:rFonts w:cstheme="minorHAnsi"/>
          <w:bCs/>
        </w:rPr>
      </w:pPr>
      <w:r>
        <w:rPr>
          <w:rFonts w:cstheme="minorHAnsi"/>
          <w:bCs/>
        </w:rPr>
        <w:t xml:space="preserve">       </w:t>
      </w:r>
      <w:r w:rsidR="00FE0B59" w:rsidRPr="00FE0B59">
        <w:rPr>
          <w:rFonts w:cstheme="minorHAnsi"/>
          <w:bCs/>
        </w:rPr>
        <w:t>1.</w:t>
      </w:r>
      <w:r w:rsidR="00FE0B59" w:rsidRPr="00FE0B59">
        <w:rPr>
          <w:rFonts w:cstheme="minorHAnsi"/>
          <w:bCs/>
        </w:rPr>
        <w:tab/>
        <w:t>Comparative Analysis: Hybrid Approach vs Data Switch</w:t>
      </w:r>
    </w:p>
    <w:p w14:paraId="71A22AC5"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754FC119" w14:textId="301EDEE4" w:rsidR="00FE0B59" w:rsidRPr="003A6BC4"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6" w:history="1">
        <w:r w:rsidRPr="003A6BC4">
          <w:rPr>
            <w:rStyle w:val="Hyperlink"/>
            <w:rFonts w:cstheme="minorHAnsi"/>
            <w:b/>
            <w:color w:val="002060"/>
            <w:sz w:val="28"/>
            <w:szCs w:val="28"/>
            <w:u w:val="none"/>
          </w:rPr>
          <w:t>Current State Analysis</w:t>
        </w:r>
      </w:hyperlink>
    </w:p>
    <w:p w14:paraId="0073E5B6" w14:textId="77777777" w:rsidR="00A225CA" w:rsidRDefault="00FE0B59" w:rsidP="00FE0B59">
      <w:pPr>
        <w:tabs>
          <w:tab w:val="left" w:pos="360"/>
        </w:tabs>
        <w:autoSpaceDE w:val="0"/>
        <w:autoSpaceDN w:val="0"/>
        <w:adjustRightInd w:val="0"/>
        <w:spacing w:before="60" w:after="60"/>
        <w:rPr>
          <w:rFonts w:cstheme="minorHAnsi"/>
          <w:bCs/>
          <w:sz w:val="28"/>
          <w:szCs w:val="28"/>
        </w:rPr>
      </w:pPr>
      <w:r w:rsidRPr="00FE0B59">
        <w:rPr>
          <w:rFonts w:cstheme="minorHAnsi"/>
          <w:bCs/>
          <w:sz w:val="28"/>
          <w:szCs w:val="28"/>
        </w:rPr>
        <w:tab/>
      </w:r>
    </w:p>
    <w:p w14:paraId="0FAFCDE7" w14:textId="4C07DC39" w:rsidR="00FE0B59" w:rsidRPr="00A225CA" w:rsidRDefault="00A225CA" w:rsidP="00FE0B59">
      <w:pPr>
        <w:tabs>
          <w:tab w:val="left" w:pos="360"/>
        </w:tabs>
        <w:autoSpaceDE w:val="0"/>
        <w:autoSpaceDN w:val="0"/>
        <w:adjustRightInd w:val="0"/>
        <w:spacing w:before="60" w:after="60"/>
        <w:rPr>
          <w:rFonts w:cstheme="minorHAnsi"/>
          <w:bCs/>
        </w:rPr>
      </w:pPr>
      <w:r>
        <w:rPr>
          <w:rFonts w:cstheme="minorHAnsi"/>
          <w:bCs/>
          <w:sz w:val="28"/>
          <w:szCs w:val="28"/>
        </w:rPr>
        <w:t xml:space="preserve">      </w:t>
      </w:r>
      <w:r w:rsidR="00FE0B59" w:rsidRPr="00A225CA">
        <w:rPr>
          <w:rFonts w:cstheme="minorHAnsi"/>
          <w:bCs/>
        </w:rPr>
        <w:t>1.</w:t>
      </w:r>
      <w:r w:rsidR="00FE0B59" w:rsidRPr="00A225CA">
        <w:rPr>
          <w:rFonts w:cstheme="minorHAnsi"/>
          <w:bCs/>
        </w:rPr>
        <w:tab/>
        <w:t>Job Volume: High Workflow Density</w:t>
      </w:r>
    </w:p>
    <w:p w14:paraId="667AC718"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2.</w:t>
      </w:r>
      <w:r w:rsidRPr="00A225CA">
        <w:rPr>
          <w:rFonts w:cstheme="minorHAnsi"/>
          <w:bCs/>
        </w:rPr>
        <w:tab/>
        <w:t>Data Volume: Moderate-High Throughput Per Job</w:t>
      </w:r>
    </w:p>
    <w:p w14:paraId="0F34DC0F"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3.</w:t>
      </w:r>
      <w:r w:rsidRPr="00A225CA">
        <w:rPr>
          <w:rFonts w:cstheme="minorHAnsi"/>
          <w:bCs/>
        </w:rPr>
        <w:tab/>
        <w:t>Delta Load Strategy: Incremental Processing via Separate Workflows</w:t>
      </w:r>
    </w:p>
    <w:p w14:paraId="79EAD3FB"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4.</w:t>
      </w:r>
      <w:r w:rsidRPr="00A225CA">
        <w:rPr>
          <w:rFonts w:cstheme="minorHAnsi"/>
          <w:bCs/>
        </w:rPr>
        <w:tab/>
        <w:t>Execution Frequency: Non-Uniform Load Distribution</w:t>
      </w:r>
    </w:p>
    <w:p w14:paraId="40D34EA7"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5.</w:t>
      </w:r>
      <w:r w:rsidRPr="00A225CA">
        <w:rPr>
          <w:rFonts w:cstheme="minorHAnsi"/>
          <w:bCs/>
        </w:rPr>
        <w:tab/>
        <w:t>Database Environment: Azure-Hosted</w:t>
      </w:r>
    </w:p>
    <w:p w14:paraId="057D29EC"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6.</w:t>
      </w:r>
      <w:r w:rsidRPr="00A225CA">
        <w:rPr>
          <w:rFonts w:cstheme="minorHAnsi"/>
          <w:bCs/>
        </w:rPr>
        <w:tab/>
        <w:t>Current Infrastructure Setup: On-Prem &amp; Custom-Managed</w:t>
      </w:r>
    </w:p>
    <w:p w14:paraId="2DBE00A0"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6D2AD54F" w14:textId="1F597B86" w:rsidR="00FE0B59" w:rsidRPr="003A6BC4"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7" w:history="1">
        <w:r w:rsidRPr="003A6BC4">
          <w:rPr>
            <w:rStyle w:val="Hyperlink"/>
            <w:rFonts w:cstheme="minorHAnsi"/>
            <w:b/>
            <w:color w:val="002060"/>
            <w:sz w:val="28"/>
            <w:szCs w:val="28"/>
            <w:u w:val="none"/>
          </w:rPr>
          <w:t>Cloud Deployment Approaches Considered</w:t>
        </w:r>
      </w:hyperlink>
    </w:p>
    <w:p w14:paraId="405CF34B" w14:textId="77777777" w:rsid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r>
    </w:p>
    <w:p w14:paraId="1F463A14" w14:textId="11BBD9B9" w:rsidR="00FE0B59" w:rsidRPr="00A225CA" w:rsidRDefault="00A225CA" w:rsidP="00FE0B59">
      <w:pPr>
        <w:tabs>
          <w:tab w:val="left" w:pos="360"/>
        </w:tabs>
        <w:autoSpaceDE w:val="0"/>
        <w:autoSpaceDN w:val="0"/>
        <w:adjustRightInd w:val="0"/>
        <w:spacing w:before="60" w:after="60"/>
        <w:rPr>
          <w:rFonts w:cstheme="minorHAnsi"/>
          <w:bCs/>
        </w:rPr>
      </w:pPr>
      <w:r>
        <w:rPr>
          <w:rFonts w:cstheme="minorHAnsi"/>
          <w:bCs/>
        </w:rPr>
        <w:t xml:space="preserve">       </w:t>
      </w:r>
      <w:r w:rsidR="00FE0B59" w:rsidRPr="00A225CA">
        <w:rPr>
          <w:rFonts w:cstheme="minorHAnsi"/>
          <w:bCs/>
        </w:rPr>
        <w:t>1.</w:t>
      </w:r>
      <w:r w:rsidR="00045635">
        <w:rPr>
          <w:rFonts w:cstheme="minorHAnsi"/>
          <w:bCs/>
        </w:rPr>
        <w:t xml:space="preserve">  </w:t>
      </w:r>
      <w:r w:rsidR="00FE0B59" w:rsidRPr="00A225CA">
        <w:rPr>
          <w:rFonts w:cstheme="minorHAnsi"/>
          <w:bCs/>
        </w:rPr>
        <w:t xml:space="preserve">Cloud Deployment Approaches Considered </w:t>
      </w:r>
    </w:p>
    <w:p w14:paraId="642EC6D6"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2.  Detailed Architecture Discussion</w:t>
      </w:r>
    </w:p>
    <w:p w14:paraId="718EFB12" w14:textId="24CD2703" w:rsidR="00FE0B59" w:rsidRPr="00045635" w:rsidRDefault="00A225CA"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
        </w:rPr>
        <w:t>Approach</w:t>
      </w:r>
      <w:r w:rsidR="00FE0B59" w:rsidRPr="00045635">
        <w:rPr>
          <w:rFonts w:cstheme="minorHAnsi"/>
          <w:b/>
        </w:rPr>
        <w:t xml:space="preserve"> 1</w:t>
      </w:r>
      <w:r w:rsidR="00FE0B59" w:rsidRPr="00045635">
        <w:rPr>
          <w:rFonts w:cstheme="minorHAnsi"/>
          <w:bCs/>
        </w:rPr>
        <w:t xml:space="preserve">: AWS Glue + Apache Airflow </w:t>
      </w:r>
    </w:p>
    <w:p w14:paraId="1542E0FF" w14:textId="4B4CBE5F"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
        </w:rPr>
        <w:t>Approach 2</w:t>
      </w:r>
      <w:r w:rsidRPr="00045635">
        <w:rPr>
          <w:rFonts w:cstheme="minorHAnsi"/>
          <w:bCs/>
        </w:rPr>
        <w:t>: AWS Glue + AutoSys</w:t>
      </w:r>
    </w:p>
    <w:p w14:paraId="41BE4910" w14:textId="77777777" w:rsidR="00FE0B59" w:rsidRPr="00FE0B59" w:rsidRDefault="00FE0B59" w:rsidP="00FE0B59">
      <w:pPr>
        <w:tabs>
          <w:tab w:val="left" w:pos="360"/>
        </w:tabs>
        <w:autoSpaceDE w:val="0"/>
        <w:autoSpaceDN w:val="0"/>
        <w:adjustRightInd w:val="0"/>
        <w:spacing w:before="60" w:after="60"/>
        <w:rPr>
          <w:rFonts w:ascii="Calibri Light" w:hAnsi="Calibri Light" w:cs="Arial"/>
          <w:b/>
          <w:sz w:val="22"/>
          <w:szCs w:val="22"/>
        </w:rPr>
      </w:pPr>
    </w:p>
    <w:p w14:paraId="3C05CE05" w14:textId="77777777" w:rsidR="00FE0B59" w:rsidRPr="00FE0B59" w:rsidRDefault="00FE0B59" w:rsidP="00FE0B59">
      <w:pPr>
        <w:tabs>
          <w:tab w:val="left" w:pos="360"/>
        </w:tabs>
        <w:autoSpaceDE w:val="0"/>
        <w:autoSpaceDN w:val="0"/>
        <w:adjustRightInd w:val="0"/>
        <w:spacing w:before="60" w:after="60"/>
        <w:rPr>
          <w:rFonts w:ascii="Calibri Light" w:hAnsi="Calibri Light" w:cs="Arial"/>
          <w:b/>
          <w:sz w:val="22"/>
          <w:szCs w:val="22"/>
        </w:rPr>
      </w:pPr>
    </w:p>
    <w:p w14:paraId="45BD5C2D" w14:textId="77777777" w:rsidR="00FE0B59" w:rsidRPr="00FE0B59" w:rsidRDefault="00FE0B59" w:rsidP="00FE0B59">
      <w:pPr>
        <w:tabs>
          <w:tab w:val="left" w:pos="360"/>
        </w:tabs>
        <w:autoSpaceDE w:val="0"/>
        <w:autoSpaceDN w:val="0"/>
        <w:adjustRightInd w:val="0"/>
        <w:spacing w:before="60" w:after="60"/>
        <w:rPr>
          <w:rFonts w:ascii="Calibri Light" w:hAnsi="Calibri Light" w:cs="Arial"/>
          <w:b/>
          <w:sz w:val="22"/>
          <w:szCs w:val="22"/>
        </w:rPr>
      </w:pPr>
    </w:p>
    <w:p w14:paraId="295EC41F" w14:textId="1388B444"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367BC877" w14:textId="77777777"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3CDC1870" w14:textId="2E3341FD" w:rsidR="00CF5354" w:rsidRPr="005E2829" w:rsidRDefault="00CF5354" w:rsidP="00CF5354">
      <w:pPr>
        <w:pStyle w:val="ListParagraph"/>
        <w:tabs>
          <w:tab w:val="left" w:pos="360"/>
        </w:tabs>
        <w:autoSpaceDE w:val="0"/>
        <w:autoSpaceDN w:val="0"/>
        <w:adjustRightInd w:val="0"/>
        <w:spacing w:before="60" w:after="60"/>
        <w:ind w:left="1440"/>
        <w:rPr>
          <w:rFonts w:cs="Arial"/>
          <w:b/>
        </w:rPr>
      </w:pPr>
    </w:p>
    <w:p w14:paraId="6F24337C" w14:textId="77777777" w:rsidR="003B57CB" w:rsidRDefault="003B57CB" w:rsidP="00060955">
      <w:pPr>
        <w:tabs>
          <w:tab w:val="left" w:pos="360"/>
        </w:tabs>
        <w:autoSpaceDE w:val="0"/>
        <w:autoSpaceDN w:val="0"/>
        <w:adjustRightInd w:val="0"/>
        <w:spacing w:before="60" w:after="60"/>
        <w:rPr>
          <w:rFonts w:ascii="Calibri Light" w:hAnsi="Calibri Light" w:cs="Arial"/>
          <w:b/>
          <w:sz w:val="22"/>
          <w:szCs w:val="22"/>
        </w:rPr>
      </w:pPr>
    </w:p>
    <w:p w14:paraId="2E87432B" w14:textId="77777777" w:rsidR="003B57CB" w:rsidRDefault="003B57CB" w:rsidP="00060955">
      <w:pPr>
        <w:tabs>
          <w:tab w:val="left" w:pos="360"/>
        </w:tabs>
        <w:autoSpaceDE w:val="0"/>
        <w:autoSpaceDN w:val="0"/>
        <w:adjustRightInd w:val="0"/>
        <w:spacing w:before="60" w:after="60"/>
        <w:rPr>
          <w:rFonts w:ascii="Calibri Light" w:hAnsi="Calibri Light" w:cs="Arial"/>
          <w:b/>
          <w:sz w:val="22"/>
          <w:szCs w:val="22"/>
        </w:rPr>
      </w:pPr>
    </w:p>
    <w:p w14:paraId="40D02622" w14:textId="77777777" w:rsidR="00090621" w:rsidRPr="00090621" w:rsidRDefault="00090621" w:rsidP="00090621">
      <w:pPr>
        <w:tabs>
          <w:tab w:val="left" w:pos="360"/>
        </w:tabs>
        <w:autoSpaceDE w:val="0"/>
        <w:autoSpaceDN w:val="0"/>
        <w:adjustRightInd w:val="0"/>
        <w:spacing w:before="60" w:after="60"/>
        <w:rPr>
          <w:rFonts w:cstheme="minorHAnsi"/>
          <w:b/>
          <w:bCs/>
          <w:vanish/>
          <w:color w:val="00008C"/>
          <w:sz w:val="40"/>
          <w:szCs w:val="4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90621" w:rsidRPr="00090621" w14:paraId="028B3A4A" w14:textId="77777777" w:rsidTr="00090621">
        <w:trPr>
          <w:tblCellSpacing w:w="15" w:type="dxa"/>
        </w:trPr>
        <w:tc>
          <w:tcPr>
            <w:tcW w:w="0" w:type="auto"/>
            <w:vAlign w:val="center"/>
            <w:hideMark/>
          </w:tcPr>
          <w:p w14:paraId="0C53B674" w14:textId="7161E125" w:rsidR="00090621" w:rsidRPr="00090621" w:rsidRDefault="00090621" w:rsidP="00090621">
            <w:pPr>
              <w:tabs>
                <w:tab w:val="left" w:pos="360"/>
              </w:tabs>
              <w:autoSpaceDE w:val="0"/>
              <w:autoSpaceDN w:val="0"/>
              <w:adjustRightInd w:val="0"/>
              <w:spacing w:before="60" w:after="60"/>
              <w:rPr>
                <w:rFonts w:cstheme="minorHAnsi"/>
                <w:b/>
                <w:bCs/>
                <w:color w:val="00008C"/>
                <w:sz w:val="40"/>
                <w:szCs w:val="40"/>
              </w:rPr>
            </w:pPr>
          </w:p>
        </w:tc>
      </w:tr>
    </w:tbl>
    <w:p w14:paraId="333E20BC" w14:textId="64AAFAAA" w:rsidR="008D30AC" w:rsidRDefault="008D30AC" w:rsidP="004577DD"/>
    <w:p w14:paraId="04421B45" w14:textId="77777777" w:rsidR="00041F32" w:rsidRDefault="00041F32" w:rsidP="004577DD"/>
    <w:p w14:paraId="2B7E9C64" w14:textId="77777777" w:rsidR="00041F32" w:rsidRDefault="00041F32" w:rsidP="004577DD"/>
    <w:p w14:paraId="69A58171" w14:textId="77777777" w:rsidR="00BB64AF" w:rsidRPr="00EB0AE4" w:rsidRDefault="00BB64AF" w:rsidP="00BB64AF">
      <w:pPr>
        <w:pBdr>
          <w:top w:val="single" w:sz="4" w:space="1" w:color="auto"/>
          <w:bottom w:val="single" w:sz="4" w:space="1" w:color="auto"/>
        </w:pBdr>
        <w:tabs>
          <w:tab w:val="left" w:pos="360"/>
        </w:tabs>
        <w:autoSpaceDE w:val="0"/>
        <w:autoSpaceDN w:val="0"/>
        <w:adjustRightInd w:val="0"/>
        <w:spacing w:before="60" w:after="60"/>
        <w:jc w:val="center"/>
        <w:rPr>
          <w:rFonts w:cstheme="minorHAnsi"/>
          <w:b/>
          <w:bCs/>
          <w:color w:val="002060"/>
          <w:sz w:val="36"/>
          <w:szCs w:val="36"/>
        </w:rPr>
      </w:pPr>
      <w:r w:rsidRPr="00EB0AE4">
        <w:rPr>
          <w:rFonts w:cstheme="minorHAnsi"/>
          <w:b/>
          <w:bCs/>
          <w:color w:val="002060"/>
          <w:sz w:val="36"/>
          <w:szCs w:val="36"/>
        </w:rPr>
        <w:lastRenderedPageBreak/>
        <w:t>Version History</w:t>
      </w:r>
    </w:p>
    <w:p w14:paraId="0D63A931" w14:textId="77777777" w:rsidR="00BB64AF" w:rsidRPr="00EB0AE4" w:rsidRDefault="00BB64AF" w:rsidP="00BB64AF">
      <w:pPr>
        <w:tabs>
          <w:tab w:val="left" w:pos="360"/>
        </w:tabs>
        <w:autoSpaceDE w:val="0"/>
        <w:autoSpaceDN w:val="0"/>
        <w:adjustRightInd w:val="0"/>
        <w:spacing w:before="60" w:after="60"/>
        <w:jc w:val="right"/>
        <w:rPr>
          <w:rFonts w:cstheme="minorHAnsi"/>
          <w:b/>
          <w:bCs/>
          <w:sz w:val="36"/>
          <w:szCs w:val="36"/>
        </w:rPr>
      </w:pPr>
    </w:p>
    <w:p w14:paraId="435E67CF" w14:textId="77777777" w:rsidR="00BB64AF" w:rsidRPr="00BB5C80" w:rsidRDefault="00BB64AF" w:rsidP="00BB64AF">
      <w:pPr>
        <w:pStyle w:val="ListParagraph"/>
        <w:numPr>
          <w:ilvl w:val="0"/>
          <w:numId w:val="4"/>
        </w:numPr>
        <w:tabs>
          <w:tab w:val="left" w:pos="360"/>
        </w:tabs>
        <w:autoSpaceDE w:val="0"/>
        <w:autoSpaceDN w:val="0"/>
        <w:adjustRightInd w:val="0"/>
        <w:spacing w:before="60" w:after="60"/>
        <w:rPr>
          <w:rFonts w:cstheme="minorHAnsi"/>
          <w:b/>
          <w:bCs/>
          <w:sz w:val="32"/>
          <w:szCs w:val="32"/>
        </w:rPr>
      </w:pPr>
      <w:r w:rsidRPr="00BB5C80">
        <w:rPr>
          <w:rFonts w:cstheme="minorHAnsi"/>
          <w:sz w:val="20"/>
          <w:szCs w:val="20"/>
        </w:rPr>
        <w:t>The document evolved from initial draft (v0.1) to v0.8 over multiple iterations.</w:t>
      </w:r>
    </w:p>
    <w:p w14:paraId="17C15415" w14:textId="77777777" w:rsidR="00BB64AF" w:rsidRPr="00BB5C80" w:rsidRDefault="00BB64AF" w:rsidP="00BB64AF">
      <w:pPr>
        <w:pStyle w:val="ListParagraph"/>
        <w:numPr>
          <w:ilvl w:val="0"/>
          <w:numId w:val="4"/>
        </w:numPr>
        <w:tabs>
          <w:tab w:val="left" w:pos="360"/>
        </w:tabs>
        <w:autoSpaceDE w:val="0"/>
        <w:autoSpaceDN w:val="0"/>
        <w:adjustRightInd w:val="0"/>
        <w:spacing w:before="60" w:after="60"/>
        <w:rPr>
          <w:rFonts w:cstheme="minorHAnsi"/>
          <w:b/>
          <w:bCs/>
          <w:sz w:val="32"/>
          <w:szCs w:val="32"/>
        </w:rPr>
      </w:pPr>
      <w:r w:rsidRPr="00BB5C80">
        <w:rPr>
          <w:rFonts w:cstheme="minorHAnsi"/>
          <w:sz w:val="20"/>
          <w:szCs w:val="20"/>
        </w:rPr>
        <w:t>Key contributors: Kuntal, Nikhil, Pradip, Yesudas John.</w:t>
      </w:r>
    </w:p>
    <w:p w14:paraId="6EC361F9" w14:textId="77777777" w:rsidR="00BB64AF" w:rsidRPr="00BB5C80" w:rsidRDefault="00BB64AF" w:rsidP="00BB64AF">
      <w:pPr>
        <w:pStyle w:val="ListParagraph"/>
        <w:numPr>
          <w:ilvl w:val="0"/>
          <w:numId w:val="4"/>
        </w:numPr>
        <w:tabs>
          <w:tab w:val="left" w:pos="360"/>
        </w:tabs>
        <w:autoSpaceDE w:val="0"/>
        <w:autoSpaceDN w:val="0"/>
        <w:adjustRightInd w:val="0"/>
        <w:spacing w:before="60" w:after="60"/>
        <w:rPr>
          <w:rFonts w:cstheme="minorHAnsi"/>
          <w:b/>
          <w:bCs/>
          <w:sz w:val="32"/>
          <w:szCs w:val="32"/>
        </w:rPr>
      </w:pPr>
      <w:r w:rsidRPr="00BB5C80">
        <w:rPr>
          <w:rFonts w:cstheme="minorHAnsi"/>
          <w:sz w:val="20"/>
          <w:szCs w:val="20"/>
        </w:rPr>
        <w:t>Each version added more detail, from inventory to incident analysis and modernization strategy.</w:t>
      </w:r>
    </w:p>
    <w:p w14:paraId="58927E13" w14:textId="77777777" w:rsidR="00BB64AF" w:rsidRPr="009C5681" w:rsidRDefault="00BB64AF" w:rsidP="00BB64AF">
      <w:pPr>
        <w:pBdr>
          <w:between w:val="single" w:sz="4" w:space="1" w:color="auto"/>
        </w:pBdr>
        <w:tabs>
          <w:tab w:val="left" w:pos="360"/>
        </w:tabs>
        <w:autoSpaceDE w:val="0"/>
        <w:autoSpaceDN w:val="0"/>
        <w:adjustRightInd w:val="0"/>
        <w:spacing w:before="60" w:after="60"/>
        <w:ind w:left="432"/>
        <w:jc w:val="center"/>
        <w:rPr>
          <w:rFonts w:ascii="Calibri Light" w:hAnsi="Calibri Light" w:cs="Arial"/>
          <w:b/>
          <w:bCs/>
          <w:sz w:val="22"/>
          <w:szCs w:val="22"/>
        </w:rPr>
      </w:pPr>
    </w:p>
    <w:tbl>
      <w:tblPr>
        <w:tblW w:w="0" w:type="auto"/>
        <w:tblCellSpacing w:w="15" w:type="dxa"/>
        <w:tblBorders>
          <w:bottom w:val="single" w:sz="4" w:space="0" w:color="auto"/>
          <w:insideH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276"/>
        <w:gridCol w:w="851"/>
        <w:gridCol w:w="1417"/>
        <w:gridCol w:w="3119"/>
        <w:gridCol w:w="2357"/>
      </w:tblGrid>
      <w:tr w:rsidR="00BB64AF" w:rsidRPr="009C5681" w14:paraId="462D4E69" w14:textId="77777777" w:rsidTr="00386B8A">
        <w:trPr>
          <w:tblHeader/>
          <w:tblCellSpacing w:w="15" w:type="dxa"/>
        </w:trPr>
        <w:tc>
          <w:tcPr>
            <w:tcW w:w="1231" w:type="dxa"/>
            <w:tcBorders>
              <w:top w:val="single" w:sz="4" w:space="0" w:color="auto"/>
              <w:bottom w:val="single" w:sz="4" w:space="0" w:color="auto"/>
              <w:right w:val="nil"/>
            </w:tcBorders>
            <w:vAlign w:val="center"/>
            <w:hideMark/>
          </w:tcPr>
          <w:p w14:paraId="06FB790B" w14:textId="77777777" w:rsidR="00BB64AF"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Date</w:t>
            </w:r>
          </w:p>
          <w:p w14:paraId="785F622D" w14:textId="77777777" w:rsidR="00BB64AF" w:rsidRPr="009C5681" w:rsidRDefault="00BB64AF" w:rsidP="00386B8A">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3952D1">
              <w:rPr>
                <w:rStyle w:val="Heading5Char"/>
                <w:rFonts w:ascii="Segoe UI Emoji" w:hAnsi="Segoe UI Emoji" w:cs="Segoe UI Emoji"/>
              </w:rPr>
              <w:t>📅</w:t>
            </w:r>
          </w:p>
        </w:tc>
        <w:tc>
          <w:tcPr>
            <w:tcW w:w="821" w:type="dxa"/>
            <w:tcBorders>
              <w:top w:val="single" w:sz="4" w:space="0" w:color="auto"/>
              <w:left w:val="nil"/>
              <w:bottom w:val="single" w:sz="4" w:space="0" w:color="auto"/>
              <w:right w:val="nil"/>
            </w:tcBorders>
            <w:shd w:val="clear" w:color="auto" w:fill="002060"/>
            <w:vAlign w:val="center"/>
            <w:hideMark/>
          </w:tcPr>
          <w:p w14:paraId="7E46479D" w14:textId="77777777" w:rsidR="00BB64AF" w:rsidRPr="009C5681" w:rsidRDefault="00BB64AF" w:rsidP="00386B8A">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Version</w:t>
            </w:r>
          </w:p>
        </w:tc>
        <w:tc>
          <w:tcPr>
            <w:tcW w:w="1387" w:type="dxa"/>
            <w:tcBorders>
              <w:top w:val="single" w:sz="4" w:space="0" w:color="auto"/>
              <w:left w:val="nil"/>
              <w:bottom w:val="single" w:sz="4" w:space="0" w:color="auto"/>
              <w:right w:val="nil"/>
            </w:tcBorders>
            <w:vAlign w:val="center"/>
            <w:hideMark/>
          </w:tcPr>
          <w:p w14:paraId="69364832" w14:textId="77777777" w:rsidR="00BB64AF"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Author(s)</w:t>
            </w:r>
          </w:p>
          <w:p w14:paraId="627C913C" w14:textId="77777777" w:rsidR="00BB64AF" w:rsidRPr="009C5681" w:rsidRDefault="00BB64AF" w:rsidP="00386B8A">
            <w:pPr>
              <w:pBdr>
                <w:between w:val="single" w:sz="4" w:space="1" w:color="auto"/>
              </w:pBdr>
              <w:tabs>
                <w:tab w:val="left" w:pos="360"/>
              </w:tabs>
              <w:autoSpaceDE w:val="0"/>
              <w:autoSpaceDN w:val="0"/>
              <w:adjustRightInd w:val="0"/>
              <w:spacing w:before="60" w:after="60"/>
              <w:jc w:val="center"/>
              <w:rPr>
                <w:rFonts w:ascii="Calibri Light" w:hAnsi="Calibri Light" w:cs="Arial"/>
                <w:b/>
                <w:bCs/>
              </w:rPr>
            </w:pPr>
            <w:r w:rsidRPr="003952D1">
              <w:rPr>
                <w:rStyle w:val="Heading5Char"/>
                <w:rFonts w:ascii="Segoe UI Emoji" w:hAnsi="Segoe UI Emoji" w:cs="Segoe UI Emoji"/>
                <w:sz w:val="24"/>
                <w:szCs w:val="24"/>
              </w:rPr>
              <w:t>✍️</w:t>
            </w:r>
          </w:p>
        </w:tc>
        <w:tc>
          <w:tcPr>
            <w:tcW w:w="3089" w:type="dxa"/>
            <w:tcBorders>
              <w:top w:val="single" w:sz="4" w:space="0" w:color="auto"/>
              <w:left w:val="nil"/>
              <w:bottom w:val="single" w:sz="4" w:space="0" w:color="auto"/>
              <w:right w:val="nil"/>
            </w:tcBorders>
            <w:vAlign w:val="center"/>
            <w:hideMark/>
          </w:tcPr>
          <w:p w14:paraId="5FDC9A4A" w14:textId="77777777" w:rsidR="00BB64AF"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Description</w:t>
            </w:r>
          </w:p>
          <w:p w14:paraId="2D17ED83" w14:textId="77777777" w:rsidR="00BB64AF" w:rsidRPr="009C5681" w:rsidRDefault="00BB64AF" w:rsidP="00386B8A">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3952D1">
              <w:rPr>
                <w:rStyle w:val="Heading5Char"/>
                <w:rFonts w:ascii="Segoe UI Emoji" w:hAnsi="Segoe UI Emoji" w:cs="Segoe UI Emoji"/>
              </w:rPr>
              <w:t>📄</w:t>
            </w:r>
          </w:p>
        </w:tc>
        <w:tc>
          <w:tcPr>
            <w:tcW w:w="2312" w:type="dxa"/>
            <w:tcBorders>
              <w:top w:val="single" w:sz="4" w:space="0" w:color="auto"/>
              <w:left w:val="nil"/>
              <w:bottom w:val="single" w:sz="4" w:space="0" w:color="auto"/>
            </w:tcBorders>
            <w:vAlign w:val="center"/>
            <w:hideMark/>
          </w:tcPr>
          <w:p w14:paraId="09FF9242" w14:textId="77777777" w:rsidR="00BB64AF"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Reviewed By</w:t>
            </w:r>
          </w:p>
          <w:p w14:paraId="2C9AB562" w14:textId="77777777" w:rsidR="00BB64AF" w:rsidRPr="009C5681" w:rsidRDefault="00BB64AF" w:rsidP="00386B8A">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B3082D">
              <w:rPr>
                <w:rStyle w:val="Heading5Char"/>
                <w:rFonts w:ascii="Segoe UI Emoji" w:hAnsi="Segoe UI Emoji" w:cs="Segoe UI Emoji"/>
              </w:rPr>
              <w:t>🔍</w:t>
            </w:r>
          </w:p>
        </w:tc>
      </w:tr>
      <w:tr w:rsidR="00BB64AF" w:rsidRPr="009C5681" w14:paraId="6CC7A86B" w14:textId="77777777" w:rsidTr="00386B8A">
        <w:trPr>
          <w:tblCellSpacing w:w="15" w:type="dxa"/>
        </w:trPr>
        <w:tc>
          <w:tcPr>
            <w:tcW w:w="1231" w:type="dxa"/>
            <w:vAlign w:val="center"/>
            <w:hideMark/>
          </w:tcPr>
          <w:p w14:paraId="5325FBDE"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2024-04-01</w:t>
            </w:r>
          </w:p>
        </w:tc>
        <w:tc>
          <w:tcPr>
            <w:tcW w:w="821" w:type="dxa"/>
            <w:shd w:val="clear" w:color="auto" w:fill="002060"/>
            <w:vAlign w:val="center"/>
            <w:hideMark/>
          </w:tcPr>
          <w:p w14:paraId="733C58CD" w14:textId="77777777" w:rsidR="00BB64AF" w:rsidRPr="009C5681"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0.1</w:t>
            </w:r>
          </w:p>
        </w:tc>
        <w:tc>
          <w:tcPr>
            <w:tcW w:w="1387" w:type="dxa"/>
            <w:vAlign w:val="center"/>
            <w:hideMark/>
          </w:tcPr>
          <w:p w14:paraId="6D27928D" w14:textId="77777777" w:rsidR="00BB64AF" w:rsidRPr="009C5681" w:rsidRDefault="00BB64AF" w:rsidP="00386B8A">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Kuntal</w:t>
            </w:r>
          </w:p>
        </w:tc>
        <w:tc>
          <w:tcPr>
            <w:tcW w:w="3089" w:type="dxa"/>
            <w:vAlign w:val="center"/>
            <w:hideMark/>
          </w:tcPr>
          <w:p w14:paraId="222E2296"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Initial draft of assessment scope and objectives</w:t>
            </w:r>
          </w:p>
        </w:tc>
        <w:tc>
          <w:tcPr>
            <w:tcW w:w="2312" w:type="dxa"/>
            <w:vAlign w:val="center"/>
            <w:hideMark/>
          </w:tcPr>
          <w:p w14:paraId="5EF1959A" w14:textId="77777777" w:rsidR="00BB64AF" w:rsidRPr="00C05473" w:rsidRDefault="00BB64AF" w:rsidP="00386B8A">
            <w:pPr>
              <w:pStyle w:val="ListParagraph"/>
              <w:numPr>
                <w:ilvl w:val="0"/>
                <w:numId w:val="2"/>
              </w:numPr>
              <w:tabs>
                <w:tab w:val="left" w:pos="360"/>
              </w:tabs>
              <w:autoSpaceDE w:val="0"/>
              <w:autoSpaceDN w:val="0"/>
              <w:adjustRightInd w:val="0"/>
              <w:spacing w:before="60" w:after="60"/>
              <w:rPr>
                <w:rFonts w:cs="Arial"/>
              </w:rPr>
            </w:pPr>
            <w:r w:rsidRPr="00C05473">
              <w:rPr>
                <w:rFonts w:asciiTheme="majorHAnsi" w:hAnsiTheme="majorHAnsi" w:cstheme="majorHAnsi"/>
              </w:rPr>
              <w:t>Yesudas</w:t>
            </w:r>
            <w:r w:rsidRPr="00C05473">
              <w:rPr>
                <w:rFonts w:cs="Arial"/>
              </w:rPr>
              <w:t xml:space="preserve"> </w:t>
            </w:r>
          </w:p>
          <w:p w14:paraId="75052F3A" w14:textId="77777777" w:rsidR="00BB64AF" w:rsidRPr="00C05473" w:rsidRDefault="00BB64AF" w:rsidP="00386B8A">
            <w:pPr>
              <w:pStyle w:val="ListParagraph"/>
              <w:numPr>
                <w:ilvl w:val="0"/>
                <w:numId w:val="2"/>
              </w:numPr>
              <w:tabs>
                <w:tab w:val="left" w:pos="360"/>
              </w:tabs>
              <w:autoSpaceDE w:val="0"/>
              <w:autoSpaceDN w:val="0"/>
              <w:adjustRightInd w:val="0"/>
              <w:spacing w:before="60" w:after="60"/>
              <w:rPr>
                <w:rFonts w:cs="Arial"/>
              </w:rPr>
            </w:pPr>
            <w:r w:rsidRPr="00C05473">
              <w:rPr>
                <w:rFonts w:cs="Arial"/>
              </w:rPr>
              <w:t xml:space="preserve">Nagesh </w:t>
            </w:r>
          </w:p>
          <w:p w14:paraId="62F1AEB1" w14:textId="77777777" w:rsidR="00BB64AF" w:rsidRPr="00C05473" w:rsidRDefault="00BB64AF" w:rsidP="00386B8A">
            <w:pPr>
              <w:pStyle w:val="ListParagraph"/>
              <w:numPr>
                <w:ilvl w:val="0"/>
                <w:numId w:val="2"/>
              </w:numPr>
              <w:tabs>
                <w:tab w:val="left" w:pos="360"/>
              </w:tabs>
              <w:autoSpaceDE w:val="0"/>
              <w:autoSpaceDN w:val="0"/>
              <w:adjustRightInd w:val="0"/>
              <w:spacing w:before="60" w:after="60"/>
              <w:rPr>
                <w:rFonts w:cs="Arial"/>
              </w:rPr>
            </w:pPr>
            <w:r w:rsidRPr="00C05473">
              <w:rPr>
                <w:rFonts w:cs="Arial"/>
              </w:rPr>
              <w:t>Arindam</w:t>
            </w:r>
          </w:p>
        </w:tc>
      </w:tr>
      <w:tr w:rsidR="00BB64AF" w:rsidRPr="009C5681" w14:paraId="0C0516FD" w14:textId="77777777" w:rsidTr="00386B8A">
        <w:trPr>
          <w:tblCellSpacing w:w="15" w:type="dxa"/>
        </w:trPr>
        <w:tc>
          <w:tcPr>
            <w:tcW w:w="1231" w:type="dxa"/>
            <w:vAlign w:val="center"/>
            <w:hideMark/>
          </w:tcPr>
          <w:p w14:paraId="42951532"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2024-04-07</w:t>
            </w:r>
          </w:p>
        </w:tc>
        <w:tc>
          <w:tcPr>
            <w:tcW w:w="821" w:type="dxa"/>
            <w:shd w:val="clear" w:color="auto" w:fill="002060"/>
            <w:vAlign w:val="center"/>
            <w:hideMark/>
          </w:tcPr>
          <w:p w14:paraId="6C5AF09C" w14:textId="77777777" w:rsidR="00BB64AF" w:rsidRPr="009C5681"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0.2</w:t>
            </w:r>
          </w:p>
        </w:tc>
        <w:tc>
          <w:tcPr>
            <w:tcW w:w="1387" w:type="dxa"/>
            <w:vAlign w:val="center"/>
            <w:hideMark/>
          </w:tcPr>
          <w:p w14:paraId="77CD7B84" w14:textId="77777777" w:rsidR="00BB64AF" w:rsidRPr="009C5681" w:rsidRDefault="00BB64AF" w:rsidP="00386B8A">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Yesudas</w:t>
            </w:r>
          </w:p>
        </w:tc>
        <w:tc>
          <w:tcPr>
            <w:tcW w:w="3089" w:type="dxa"/>
            <w:vAlign w:val="center"/>
            <w:hideMark/>
          </w:tcPr>
          <w:p w14:paraId="2108780F"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Incorporated review comments and methodology updates</w:t>
            </w:r>
          </w:p>
        </w:tc>
        <w:tc>
          <w:tcPr>
            <w:tcW w:w="2312" w:type="dxa"/>
            <w:vAlign w:val="center"/>
            <w:hideMark/>
          </w:tcPr>
          <w:p w14:paraId="5CF289BA"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Nagesh </w:t>
            </w:r>
          </w:p>
          <w:p w14:paraId="5F9A79D6"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Samse </w:t>
            </w:r>
          </w:p>
          <w:p w14:paraId="4440FBB5"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r w:rsidRPr="00C05473">
              <w:rPr>
                <w:rFonts w:cs="Arial"/>
              </w:rPr>
              <w:t>Arindam</w:t>
            </w:r>
          </w:p>
        </w:tc>
      </w:tr>
      <w:tr w:rsidR="00BB64AF" w:rsidRPr="009C5681" w14:paraId="7F1AA4FD" w14:textId="77777777" w:rsidTr="00386B8A">
        <w:trPr>
          <w:tblCellSpacing w:w="15" w:type="dxa"/>
        </w:trPr>
        <w:tc>
          <w:tcPr>
            <w:tcW w:w="1231" w:type="dxa"/>
            <w:vAlign w:val="center"/>
            <w:hideMark/>
          </w:tcPr>
          <w:p w14:paraId="3A4F9F48"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2024-05-01</w:t>
            </w:r>
          </w:p>
        </w:tc>
        <w:tc>
          <w:tcPr>
            <w:tcW w:w="821" w:type="dxa"/>
            <w:shd w:val="clear" w:color="auto" w:fill="002060"/>
            <w:vAlign w:val="center"/>
            <w:hideMark/>
          </w:tcPr>
          <w:p w14:paraId="1B9E6FEA" w14:textId="77777777" w:rsidR="00BB64AF" w:rsidRPr="009C5681"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0.5</w:t>
            </w:r>
          </w:p>
        </w:tc>
        <w:tc>
          <w:tcPr>
            <w:tcW w:w="1387" w:type="dxa"/>
            <w:vAlign w:val="center"/>
            <w:hideMark/>
          </w:tcPr>
          <w:p w14:paraId="283826EC" w14:textId="77777777" w:rsidR="00BB64AF" w:rsidRPr="003952D1" w:rsidRDefault="00BB64AF" w:rsidP="00386B8A">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Kuntal, </w:t>
            </w:r>
            <w:r w:rsidRPr="00C05473">
              <w:rPr>
                <w:rStyle w:val="Heading5Char"/>
                <w:rFonts w:ascii="Segoe UI Emoji" w:hAnsi="Segoe UI Emoji" w:cs="Segoe UI Emoji"/>
              </w:rPr>
              <w:t>👤</w:t>
            </w:r>
            <w:r w:rsidRPr="003952D1">
              <w:rPr>
                <w:rFonts w:asciiTheme="majorHAnsi" w:hAnsiTheme="majorHAnsi" w:cstheme="majorHAnsi"/>
              </w:rPr>
              <w:t xml:space="preserve"> Pradip,</w:t>
            </w:r>
          </w:p>
          <w:p w14:paraId="0D39E715" w14:textId="77777777" w:rsidR="00BB64AF" w:rsidRPr="009C5681" w:rsidRDefault="00BB64AF" w:rsidP="00386B8A">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Nikhil</w:t>
            </w:r>
          </w:p>
        </w:tc>
        <w:tc>
          <w:tcPr>
            <w:tcW w:w="3089" w:type="dxa"/>
            <w:vAlign w:val="center"/>
            <w:hideMark/>
          </w:tcPr>
          <w:p w14:paraId="0162BEB7"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Added detailed inventory breakdown and job categorization</w:t>
            </w:r>
          </w:p>
        </w:tc>
        <w:tc>
          <w:tcPr>
            <w:tcW w:w="2312" w:type="dxa"/>
            <w:vAlign w:val="center"/>
            <w:hideMark/>
          </w:tcPr>
          <w:p w14:paraId="443B1ACB"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Nagesh </w:t>
            </w:r>
          </w:p>
          <w:p w14:paraId="2A7FACF3"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r w:rsidRPr="00C05473">
              <w:rPr>
                <w:rFonts w:cs="Arial"/>
              </w:rPr>
              <w:t>Samse</w:t>
            </w:r>
          </w:p>
        </w:tc>
      </w:tr>
      <w:tr w:rsidR="00BB64AF" w:rsidRPr="009C5681" w14:paraId="690AD46C" w14:textId="77777777" w:rsidTr="00386B8A">
        <w:trPr>
          <w:tblCellSpacing w:w="15" w:type="dxa"/>
        </w:trPr>
        <w:tc>
          <w:tcPr>
            <w:tcW w:w="1231" w:type="dxa"/>
            <w:vAlign w:val="center"/>
            <w:hideMark/>
          </w:tcPr>
          <w:p w14:paraId="3C387F63"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2024-05-05</w:t>
            </w:r>
          </w:p>
        </w:tc>
        <w:tc>
          <w:tcPr>
            <w:tcW w:w="821" w:type="dxa"/>
            <w:shd w:val="clear" w:color="auto" w:fill="002060"/>
            <w:vAlign w:val="center"/>
            <w:hideMark/>
          </w:tcPr>
          <w:p w14:paraId="5E7BCE02" w14:textId="77777777" w:rsidR="00BB64AF" w:rsidRPr="009C5681"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0.6</w:t>
            </w:r>
          </w:p>
        </w:tc>
        <w:tc>
          <w:tcPr>
            <w:tcW w:w="1387" w:type="dxa"/>
            <w:vAlign w:val="center"/>
            <w:hideMark/>
          </w:tcPr>
          <w:p w14:paraId="4E9B02C9" w14:textId="77777777" w:rsidR="00BB64AF" w:rsidRPr="003952D1" w:rsidRDefault="00BB64AF" w:rsidP="00386B8A">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Kuntal, </w:t>
            </w:r>
            <w:r w:rsidRPr="00C05473">
              <w:rPr>
                <w:rStyle w:val="Heading5Char"/>
                <w:rFonts w:ascii="Segoe UI Emoji" w:hAnsi="Segoe UI Emoji" w:cs="Segoe UI Emoji"/>
              </w:rPr>
              <w:t>👤</w:t>
            </w:r>
            <w:r w:rsidRPr="003952D1">
              <w:rPr>
                <w:rFonts w:asciiTheme="majorHAnsi" w:hAnsiTheme="majorHAnsi" w:cstheme="majorHAnsi"/>
              </w:rPr>
              <w:t xml:space="preserve"> Pradip,</w:t>
            </w:r>
          </w:p>
          <w:p w14:paraId="2BC6AD9D" w14:textId="77777777" w:rsidR="00BB64AF" w:rsidRPr="009C5681" w:rsidRDefault="00BB64AF" w:rsidP="00386B8A">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Nikhil</w:t>
            </w:r>
          </w:p>
        </w:tc>
        <w:tc>
          <w:tcPr>
            <w:tcW w:w="3089" w:type="dxa"/>
            <w:vAlign w:val="center"/>
            <w:hideMark/>
          </w:tcPr>
          <w:p w14:paraId="7FFF3CA5"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Updated business impact section and removed redundant jobs</w:t>
            </w:r>
          </w:p>
        </w:tc>
        <w:tc>
          <w:tcPr>
            <w:tcW w:w="2312" w:type="dxa"/>
            <w:vAlign w:val="center"/>
            <w:hideMark/>
          </w:tcPr>
          <w:p w14:paraId="7DC67342"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Nagesh </w:t>
            </w:r>
          </w:p>
          <w:p w14:paraId="4140ABC7"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r w:rsidRPr="00C05473">
              <w:rPr>
                <w:rFonts w:cs="Arial"/>
              </w:rPr>
              <w:t>Arindam</w:t>
            </w:r>
          </w:p>
        </w:tc>
      </w:tr>
      <w:tr w:rsidR="00BB64AF" w:rsidRPr="009C5681" w14:paraId="1960818E" w14:textId="77777777" w:rsidTr="00386B8A">
        <w:trPr>
          <w:tblCellSpacing w:w="15" w:type="dxa"/>
        </w:trPr>
        <w:tc>
          <w:tcPr>
            <w:tcW w:w="1231" w:type="dxa"/>
            <w:vAlign w:val="center"/>
            <w:hideMark/>
          </w:tcPr>
          <w:p w14:paraId="5F8418FC"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2024-05-07</w:t>
            </w:r>
          </w:p>
        </w:tc>
        <w:tc>
          <w:tcPr>
            <w:tcW w:w="821" w:type="dxa"/>
            <w:shd w:val="clear" w:color="auto" w:fill="002060"/>
            <w:vAlign w:val="center"/>
            <w:hideMark/>
          </w:tcPr>
          <w:p w14:paraId="69BF6F02" w14:textId="77777777" w:rsidR="00BB64AF" w:rsidRPr="009C5681"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0.7</w:t>
            </w:r>
          </w:p>
        </w:tc>
        <w:tc>
          <w:tcPr>
            <w:tcW w:w="1387" w:type="dxa"/>
            <w:vAlign w:val="center"/>
            <w:hideMark/>
          </w:tcPr>
          <w:p w14:paraId="70129C68" w14:textId="77777777" w:rsidR="00BB64AF" w:rsidRPr="003952D1" w:rsidRDefault="00BB64AF" w:rsidP="00386B8A">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Kuntal, </w:t>
            </w:r>
            <w:r w:rsidRPr="00C05473">
              <w:rPr>
                <w:rStyle w:val="Heading5Char"/>
                <w:rFonts w:ascii="Segoe UI Emoji" w:hAnsi="Segoe UI Emoji" w:cs="Segoe UI Emoji"/>
              </w:rPr>
              <w:t>👤</w:t>
            </w:r>
            <w:r w:rsidRPr="003952D1">
              <w:rPr>
                <w:rFonts w:asciiTheme="majorHAnsi" w:hAnsiTheme="majorHAnsi" w:cstheme="majorHAnsi"/>
              </w:rPr>
              <w:t xml:space="preserve"> Pradip,</w:t>
            </w:r>
          </w:p>
          <w:p w14:paraId="15072537" w14:textId="77777777" w:rsidR="00BB64AF" w:rsidRPr="009C5681" w:rsidRDefault="00BB64AF" w:rsidP="00386B8A">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Nikhil</w:t>
            </w:r>
          </w:p>
        </w:tc>
        <w:tc>
          <w:tcPr>
            <w:tcW w:w="3089" w:type="dxa"/>
            <w:vAlign w:val="center"/>
            <w:hideMark/>
          </w:tcPr>
          <w:p w14:paraId="4E2B63F4"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Added job and incident performance analysis</w:t>
            </w:r>
          </w:p>
        </w:tc>
        <w:tc>
          <w:tcPr>
            <w:tcW w:w="2312" w:type="dxa"/>
            <w:vAlign w:val="center"/>
            <w:hideMark/>
          </w:tcPr>
          <w:p w14:paraId="71A67196" w14:textId="77777777" w:rsidR="00BB64AF" w:rsidRPr="00C05473" w:rsidRDefault="00BB64AF" w:rsidP="00386B8A">
            <w:pPr>
              <w:pStyle w:val="ListParagraph"/>
              <w:tabs>
                <w:tab w:val="left" w:pos="360"/>
              </w:tabs>
              <w:autoSpaceDE w:val="0"/>
              <w:autoSpaceDN w:val="0"/>
              <w:adjustRightInd w:val="0"/>
              <w:spacing w:before="60" w:after="60"/>
              <w:jc w:val="center"/>
              <w:rPr>
                <w:rFonts w:cs="Arial"/>
              </w:rPr>
            </w:pPr>
            <w:r>
              <w:rPr>
                <w:rFonts w:cs="Arial"/>
              </w:rPr>
              <w:t>---</w:t>
            </w:r>
            <w:r w:rsidRPr="00C05473">
              <w:rPr>
                <w:rFonts w:cs="Arial"/>
              </w:rPr>
              <w:t>—</w:t>
            </w:r>
          </w:p>
        </w:tc>
      </w:tr>
      <w:tr w:rsidR="00BB64AF" w:rsidRPr="009C5681" w14:paraId="360208C3" w14:textId="77777777" w:rsidTr="00386B8A">
        <w:trPr>
          <w:tblCellSpacing w:w="15" w:type="dxa"/>
        </w:trPr>
        <w:tc>
          <w:tcPr>
            <w:tcW w:w="1231" w:type="dxa"/>
            <w:vAlign w:val="center"/>
            <w:hideMark/>
          </w:tcPr>
          <w:p w14:paraId="2656D404"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2024-05-14</w:t>
            </w:r>
          </w:p>
        </w:tc>
        <w:tc>
          <w:tcPr>
            <w:tcW w:w="821" w:type="dxa"/>
            <w:shd w:val="clear" w:color="auto" w:fill="002060"/>
            <w:vAlign w:val="center"/>
            <w:hideMark/>
          </w:tcPr>
          <w:p w14:paraId="6C107677" w14:textId="77777777" w:rsidR="00BB64AF" w:rsidRPr="00196795" w:rsidRDefault="00BB64AF" w:rsidP="00386B8A">
            <w:pPr>
              <w:tabs>
                <w:tab w:val="left" w:pos="360"/>
              </w:tabs>
              <w:autoSpaceDE w:val="0"/>
              <w:autoSpaceDN w:val="0"/>
              <w:adjustRightInd w:val="0"/>
              <w:spacing w:before="60" w:after="60"/>
              <w:jc w:val="center"/>
              <w:rPr>
                <w:rFonts w:cs="Arial"/>
                <w:b/>
                <w:bCs/>
              </w:rPr>
            </w:pPr>
            <w:r w:rsidRPr="00196795">
              <w:rPr>
                <w:rFonts w:cs="Arial"/>
                <w:b/>
                <w:bCs/>
              </w:rPr>
              <w:t>0.8</w:t>
            </w:r>
          </w:p>
        </w:tc>
        <w:tc>
          <w:tcPr>
            <w:tcW w:w="1387" w:type="dxa"/>
            <w:vAlign w:val="center"/>
            <w:hideMark/>
          </w:tcPr>
          <w:p w14:paraId="4E9DAB57" w14:textId="77777777" w:rsidR="00BB64AF" w:rsidRPr="003952D1" w:rsidRDefault="00BB64AF" w:rsidP="00386B8A">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Kuntal, </w:t>
            </w:r>
            <w:r w:rsidRPr="00C05473">
              <w:rPr>
                <w:rStyle w:val="Heading5Char"/>
                <w:rFonts w:ascii="Segoe UI Emoji" w:hAnsi="Segoe UI Emoji" w:cs="Segoe UI Emoji"/>
              </w:rPr>
              <w:t>👤</w:t>
            </w:r>
            <w:r w:rsidRPr="003952D1">
              <w:rPr>
                <w:rFonts w:asciiTheme="majorHAnsi" w:hAnsiTheme="majorHAnsi" w:cstheme="majorHAnsi"/>
              </w:rPr>
              <w:t xml:space="preserve"> Pradip</w:t>
            </w:r>
          </w:p>
        </w:tc>
        <w:tc>
          <w:tcPr>
            <w:tcW w:w="3089" w:type="dxa"/>
            <w:vAlign w:val="center"/>
            <w:hideMark/>
          </w:tcPr>
          <w:p w14:paraId="11C3090B"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Finalized job analysis and added modernization recommendations</w:t>
            </w:r>
          </w:p>
        </w:tc>
        <w:tc>
          <w:tcPr>
            <w:tcW w:w="2312" w:type="dxa"/>
            <w:vAlign w:val="center"/>
            <w:hideMark/>
          </w:tcPr>
          <w:p w14:paraId="023E95B6" w14:textId="77777777" w:rsidR="00BB64AF" w:rsidRPr="00C05473" w:rsidRDefault="00BB64AF" w:rsidP="00386B8A">
            <w:pPr>
              <w:pStyle w:val="ListParagraph"/>
              <w:tabs>
                <w:tab w:val="left" w:pos="360"/>
              </w:tabs>
              <w:autoSpaceDE w:val="0"/>
              <w:autoSpaceDN w:val="0"/>
              <w:adjustRightInd w:val="0"/>
              <w:spacing w:before="60" w:after="60"/>
              <w:jc w:val="center"/>
              <w:rPr>
                <w:rFonts w:cs="Arial"/>
              </w:rPr>
            </w:pPr>
            <w:r>
              <w:rPr>
                <w:rFonts w:cs="Arial"/>
              </w:rPr>
              <w:t>---</w:t>
            </w:r>
            <w:r w:rsidRPr="00C05473">
              <w:rPr>
                <w:rFonts w:cs="Arial"/>
              </w:rPr>
              <w:t>—</w:t>
            </w:r>
          </w:p>
        </w:tc>
      </w:tr>
      <w:tr w:rsidR="00BB64AF" w:rsidRPr="009C5681" w14:paraId="1C60BC75" w14:textId="77777777" w:rsidTr="00386B8A">
        <w:trPr>
          <w:tblCellSpacing w:w="15" w:type="dxa"/>
        </w:trPr>
        <w:tc>
          <w:tcPr>
            <w:tcW w:w="1231" w:type="dxa"/>
            <w:vAlign w:val="center"/>
          </w:tcPr>
          <w:p w14:paraId="0716E9AD"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Pr>
                <w:rFonts w:ascii="Calibri Light" w:hAnsi="Calibri Light" w:cs="Arial"/>
                <w:sz w:val="22"/>
                <w:szCs w:val="22"/>
              </w:rPr>
              <w:t>2024-05-15</w:t>
            </w:r>
          </w:p>
        </w:tc>
        <w:tc>
          <w:tcPr>
            <w:tcW w:w="821" w:type="dxa"/>
            <w:shd w:val="clear" w:color="auto" w:fill="002060"/>
            <w:vAlign w:val="center"/>
          </w:tcPr>
          <w:p w14:paraId="150F4B3F" w14:textId="77777777" w:rsidR="00BB64AF" w:rsidRPr="009C5681"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Pr>
                <w:rFonts w:ascii="Calibri Light" w:hAnsi="Calibri Light" w:cs="Arial"/>
                <w:b/>
                <w:bCs/>
                <w:sz w:val="22"/>
                <w:szCs w:val="22"/>
              </w:rPr>
              <w:t>0.9</w:t>
            </w:r>
          </w:p>
        </w:tc>
        <w:tc>
          <w:tcPr>
            <w:tcW w:w="1387" w:type="dxa"/>
            <w:vAlign w:val="center"/>
          </w:tcPr>
          <w:p w14:paraId="06C6689C" w14:textId="77777777" w:rsidR="00BB64AF" w:rsidRPr="003952D1" w:rsidRDefault="00BB64AF" w:rsidP="00386B8A">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Nikhil</w:t>
            </w:r>
          </w:p>
        </w:tc>
        <w:tc>
          <w:tcPr>
            <w:tcW w:w="3089" w:type="dxa"/>
            <w:vAlign w:val="center"/>
          </w:tcPr>
          <w:p w14:paraId="04A7EF68" w14:textId="77777777" w:rsidR="00BB64AF"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 xml:space="preserve">Finalized </w:t>
            </w:r>
            <w:r>
              <w:rPr>
                <w:rFonts w:ascii="Calibri Light" w:hAnsi="Calibri Light" w:cs="Arial"/>
                <w:sz w:val="22"/>
                <w:szCs w:val="22"/>
              </w:rPr>
              <w:t xml:space="preserve">cloud modernization detail </w:t>
            </w:r>
          </w:p>
          <w:p w14:paraId="39982E3E"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Pr>
                <w:rFonts w:ascii="Calibri Light" w:hAnsi="Calibri Light" w:cs="Arial"/>
                <w:sz w:val="22"/>
                <w:szCs w:val="22"/>
              </w:rPr>
              <w:t>R</w:t>
            </w:r>
            <w:r w:rsidRPr="009C5681">
              <w:rPr>
                <w:rFonts w:ascii="Calibri Light" w:hAnsi="Calibri Light" w:cs="Arial"/>
                <w:sz w:val="22"/>
                <w:szCs w:val="22"/>
              </w:rPr>
              <w:t>ecommendations</w:t>
            </w:r>
            <w:r>
              <w:rPr>
                <w:rFonts w:ascii="Calibri Light" w:hAnsi="Calibri Light" w:cs="Arial"/>
                <w:sz w:val="22"/>
                <w:szCs w:val="22"/>
              </w:rPr>
              <w:t xml:space="preserve"> and formatting </w:t>
            </w:r>
          </w:p>
        </w:tc>
        <w:tc>
          <w:tcPr>
            <w:tcW w:w="2312" w:type="dxa"/>
            <w:vAlign w:val="center"/>
          </w:tcPr>
          <w:p w14:paraId="6F278F48" w14:textId="77777777" w:rsidR="00BB64AF" w:rsidRDefault="00BB64AF" w:rsidP="00E6281D">
            <w:pPr>
              <w:pStyle w:val="ListParagraph"/>
              <w:numPr>
                <w:ilvl w:val="0"/>
                <w:numId w:val="3"/>
              </w:numPr>
              <w:tabs>
                <w:tab w:val="left" w:pos="360"/>
              </w:tabs>
              <w:autoSpaceDE w:val="0"/>
              <w:autoSpaceDN w:val="0"/>
              <w:adjustRightInd w:val="0"/>
              <w:spacing w:before="60" w:after="60"/>
              <w:rPr>
                <w:rFonts w:cs="Arial"/>
              </w:rPr>
            </w:pPr>
            <w:r w:rsidRPr="00C05473">
              <w:rPr>
                <w:rFonts w:cs="Arial"/>
              </w:rPr>
              <w:t>Arindam</w:t>
            </w:r>
          </w:p>
          <w:p w14:paraId="5BB0B9E9" w14:textId="77777777" w:rsidR="00E6281D" w:rsidRPr="00C05473" w:rsidRDefault="00E6281D" w:rsidP="00E6281D">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Nagesh </w:t>
            </w:r>
          </w:p>
          <w:p w14:paraId="1E32C29D" w14:textId="77777777" w:rsidR="00E6281D" w:rsidRPr="00C05473" w:rsidRDefault="00E6281D" w:rsidP="00E6281D">
            <w:pPr>
              <w:pStyle w:val="ListParagraph"/>
              <w:tabs>
                <w:tab w:val="left" w:pos="360"/>
              </w:tabs>
              <w:autoSpaceDE w:val="0"/>
              <w:autoSpaceDN w:val="0"/>
              <w:adjustRightInd w:val="0"/>
              <w:spacing w:before="60" w:after="60"/>
              <w:rPr>
                <w:rFonts w:cs="Arial"/>
              </w:rPr>
            </w:pPr>
          </w:p>
        </w:tc>
      </w:tr>
    </w:tbl>
    <w:p w14:paraId="1635A394" w14:textId="77777777" w:rsidR="00041F32" w:rsidRDefault="00041F32" w:rsidP="004577DD"/>
    <w:p w14:paraId="68EBD723" w14:textId="77777777" w:rsidR="00BB64AF" w:rsidRDefault="00BB64AF" w:rsidP="004577DD"/>
    <w:p w14:paraId="0C618FC4" w14:textId="77777777" w:rsidR="00BB64AF" w:rsidRDefault="00BB64AF" w:rsidP="004577DD"/>
    <w:p w14:paraId="2695A96A" w14:textId="77777777" w:rsidR="00BB64AF" w:rsidRDefault="00BB64AF" w:rsidP="004577DD"/>
    <w:p w14:paraId="142CF962" w14:textId="77777777" w:rsidR="00BB64AF" w:rsidRDefault="00BB64AF" w:rsidP="004577DD"/>
    <w:p w14:paraId="59B08837" w14:textId="77777777" w:rsidR="00BB64AF" w:rsidRDefault="00BB64AF" w:rsidP="004577DD"/>
    <w:p w14:paraId="4FEB574A" w14:textId="77777777" w:rsidR="00BB64AF" w:rsidRDefault="00BB64AF" w:rsidP="004577DD"/>
    <w:p w14:paraId="6AD5CED9" w14:textId="77777777" w:rsidR="00BB64AF" w:rsidRDefault="00BB64AF" w:rsidP="004577DD"/>
    <w:p w14:paraId="26A0F8BE" w14:textId="77777777" w:rsidR="00BB64AF" w:rsidRDefault="00BB64AF" w:rsidP="004577DD"/>
    <w:p w14:paraId="4DC09E80" w14:textId="77777777" w:rsidR="00BB64AF" w:rsidRDefault="00BB64AF" w:rsidP="004577DD"/>
    <w:p w14:paraId="495FA26C" w14:textId="77777777" w:rsidR="00041F32" w:rsidRDefault="00041F32" w:rsidP="004577DD"/>
    <w:p w14:paraId="2CEDCB3A" w14:textId="0E5F2B25" w:rsidR="00090621" w:rsidRDefault="00FE0B59" w:rsidP="007C7A9A">
      <w:pPr>
        <w:pStyle w:val="Quote"/>
        <w:ind w:left="0"/>
        <w:jc w:val="left"/>
        <w:rPr>
          <w:rFonts w:ascii="Segoe UI Emoji" w:hAnsi="Segoe UI Emoji" w:cs="Segoe UI Emoji"/>
          <w:i w:val="0"/>
          <w:iCs w:val="0"/>
          <w:color w:val="FFFFFF" w:themeColor="background1"/>
          <w:sz w:val="36"/>
          <w:szCs w:val="36"/>
          <w:shd w:val="clear" w:color="auto" w:fill="002060"/>
        </w:rPr>
      </w:pPr>
      <w:r>
        <w:rPr>
          <w:rFonts w:cstheme="minorHAnsi"/>
          <w:b/>
          <w:bCs/>
          <w:i w:val="0"/>
          <w:iCs w:val="0"/>
          <w:noProof/>
          <w:color w:val="00008C"/>
          <w:sz w:val="32"/>
          <w:szCs w:val="32"/>
        </w:rPr>
        <w:lastRenderedPageBreak/>
        <mc:AlternateContent>
          <mc:Choice Requires="wpg">
            <w:drawing>
              <wp:anchor distT="0" distB="0" distL="114300" distR="114300" simplePos="0" relativeHeight="251658282" behindDoc="0" locked="0" layoutInCell="1" allowOverlap="1" wp14:anchorId="6FFA6255" wp14:editId="5F6B2DF0">
                <wp:simplePos x="0" y="0"/>
                <wp:positionH relativeFrom="margin">
                  <wp:align>right</wp:align>
                </wp:positionH>
                <wp:positionV relativeFrom="paragraph">
                  <wp:posOffset>-73152</wp:posOffset>
                </wp:positionV>
                <wp:extent cx="6035040" cy="501614"/>
                <wp:effectExtent l="0" t="0" r="22860" b="32385"/>
                <wp:wrapNone/>
                <wp:docPr id="421477123" name="Group 91"/>
                <wp:cNvGraphicFramePr/>
                <a:graphic xmlns:a="http://schemas.openxmlformats.org/drawingml/2006/main">
                  <a:graphicData uri="http://schemas.microsoft.com/office/word/2010/wordprocessingGroup">
                    <wpg:wgp>
                      <wpg:cNvGrpSpPr/>
                      <wpg:grpSpPr>
                        <a:xfrm>
                          <a:off x="0" y="0"/>
                          <a:ext cx="6035040" cy="501614"/>
                          <a:chOff x="0" y="120668"/>
                          <a:chExt cx="5708650" cy="444500"/>
                        </a:xfrm>
                      </wpg:grpSpPr>
                      <wps:wsp>
                        <wps:cNvPr id="841655701" name="Text Box 90"/>
                        <wps:cNvSpPr txBox="1"/>
                        <wps:spPr>
                          <a:xfrm>
                            <a:off x="188795" y="120668"/>
                            <a:ext cx="5245100" cy="4445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051EBEF" w14:textId="170E2219" w:rsidR="00917185" w:rsidRPr="004E0772" w:rsidRDefault="00917185" w:rsidP="004E4D80">
                              <w:pPr>
                                <w:pStyle w:val="Quote"/>
                                <w:numPr>
                                  <w:ilvl w:val="0"/>
                                  <w:numId w:val="62"/>
                                </w:numPr>
                                <w:jc w:val="left"/>
                                <w:rPr>
                                  <w:rFonts w:cstheme="minorHAnsi"/>
                                  <w:b/>
                                  <w:bCs/>
                                  <w:i w:val="0"/>
                                  <w:iCs w:val="0"/>
                                  <w:color w:val="002060"/>
                                  <w:sz w:val="40"/>
                                  <w:szCs w:val="40"/>
                                </w:rPr>
                              </w:pPr>
                              <w:bookmarkStart w:id="1" w:name="MC_Executive_Foundations"/>
                              <w:r w:rsidRPr="004E0772">
                                <w:rPr>
                                  <w:rFonts w:cstheme="minorHAnsi"/>
                                  <w:b/>
                                  <w:bCs/>
                                  <w:i w:val="0"/>
                                  <w:iCs w:val="0"/>
                                  <w:color w:val="002060"/>
                                  <w:sz w:val="32"/>
                                  <w:szCs w:val="32"/>
                                </w:rPr>
                                <w:t>Executive Foundations</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2121395" name="Straight Connector 10"/>
                        <wps:cNvCnPr/>
                        <wps:spPr>
                          <a:xfrm flipV="1">
                            <a:off x="0" y="535810"/>
                            <a:ext cx="5708650" cy="29358"/>
                          </a:xfrm>
                          <a:prstGeom prst="line">
                            <a:avLst/>
                          </a:prstGeom>
                          <a:ln>
                            <a:solidFill>
                              <a:srgbClr val="00008C"/>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FA6255" id="Group 91" o:spid="_x0000_s1029" style="position:absolute;margin-left:424pt;margin-top:-5.75pt;width:475.2pt;height:39.5pt;z-index:251658282;mso-position-horizontal:right;mso-position-horizontal-relative:margin;mso-width-relative:margin;mso-height-relative:margin" coordorigin=",1206" coordsize="57086,4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">
                <v:shape id="Text Box 90" o:spid="_x0000_s1030" type="#_x0000_t202" style="position:absolute;left:1887;top:1206;width:52451;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" filled="f" stroked="f">
                  <v:textbox>
                    <w:txbxContent>
                      <w:p w14:paraId="7051EBEF" w14:textId="170E2219" w:rsidR="00917185" w:rsidRPr="004E0772" w:rsidRDefault="00917185" w:rsidP="004E4D80">
                        <w:pPr>
                          <w:pStyle w:val="Quote"/>
                          <w:numPr>
                            <w:ilvl w:val="0"/>
                            <w:numId w:val="62"/>
                          </w:numPr>
                          <w:jc w:val="left"/>
                          <w:rPr>
                            <w:rFonts w:cstheme="minorHAnsi"/>
                            <w:b/>
                            <w:bCs/>
                            <w:i w:val="0"/>
                            <w:iCs w:val="0"/>
                            <w:color w:val="002060"/>
                            <w:sz w:val="40"/>
                            <w:szCs w:val="40"/>
                          </w:rPr>
                        </w:pPr>
                        <w:bookmarkStart w:id="2" w:name="MC_Executive_Foundations"/>
                        <w:r w:rsidRPr="004E0772">
                          <w:rPr>
                            <w:rFonts w:cstheme="minorHAnsi"/>
                            <w:b/>
                            <w:bCs/>
                            <w:i w:val="0"/>
                            <w:iCs w:val="0"/>
                            <w:color w:val="002060"/>
                            <w:sz w:val="32"/>
                            <w:szCs w:val="32"/>
                          </w:rPr>
                          <w:t>Executive Foundations</w:t>
                        </w:r>
                        <w:bookmarkEnd w:id="2"/>
                      </w:p>
                    </w:txbxContent>
                  </v:textbox>
                </v:shape>
                <v:line id="Straight Connector 10" o:spid="_x0000_s1031" style="position:absolute;flip:y;visibility:visible;mso-wrap-style:square" from="0,5358" to="57086,5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" strokecolor="#00008c" strokeweight=".5pt">
                  <v:stroke joinstyle="miter"/>
                </v:line>
                <w10:wrap anchorx="margin"/>
              </v:group>
            </w:pict>
          </mc:Fallback>
        </mc:AlternateContent>
      </w:r>
      <w:r w:rsidR="00FE656B" w:rsidRPr="00FE656B">
        <w:rPr>
          <w:rFonts w:cstheme="minorHAnsi"/>
          <w:b/>
          <w:bCs/>
          <w:i w:val="0"/>
          <w:iCs w:val="0"/>
          <w:color w:val="00008C"/>
          <w:sz w:val="32"/>
          <w:szCs w:val="32"/>
        </w:rPr>
        <w:t xml:space="preserve"> </w:t>
      </w:r>
      <w:r w:rsidR="00625F7B" w:rsidRPr="00625F7B">
        <w:rPr>
          <w:rFonts w:ascii="Segoe UI Emoji" w:hAnsi="Segoe UI Emoji" w:cs="Segoe UI Emoji"/>
          <w:i w:val="0"/>
          <w:iCs w:val="0"/>
          <w:color w:val="FFFFFF" w:themeColor="background1"/>
          <w:sz w:val="36"/>
          <w:szCs w:val="36"/>
          <w:shd w:val="clear" w:color="auto" w:fill="002060"/>
        </w:rPr>
        <w:t>🧾</w:t>
      </w:r>
    </w:p>
    <w:p w14:paraId="2601D027" w14:textId="77777777" w:rsidR="007C7A9A" w:rsidRPr="007C7A9A" w:rsidRDefault="007C7A9A" w:rsidP="007C7A9A"/>
    <w:p w14:paraId="3C328360" w14:textId="77777777" w:rsidR="00B83CD0" w:rsidRDefault="00B83CD0" w:rsidP="007C7A9A">
      <w:pPr>
        <w:pBdr>
          <w:bottom w:val="dotted" w:sz="4" w:space="1" w:color="auto"/>
        </w:pBdr>
        <w:tabs>
          <w:tab w:val="left" w:pos="360"/>
        </w:tabs>
        <w:autoSpaceDE w:val="0"/>
        <w:autoSpaceDN w:val="0"/>
        <w:adjustRightInd w:val="0"/>
        <w:spacing w:before="60" w:after="60"/>
        <w:rPr>
          <w:rFonts w:cs="Arial"/>
          <w:b/>
          <w:color w:val="002060"/>
          <w:sz w:val="28"/>
          <w:szCs w:val="28"/>
        </w:rPr>
      </w:pPr>
    </w:p>
    <w:p w14:paraId="6DBA11AF" w14:textId="272E745B" w:rsidR="00FE656B" w:rsidRPr="00BF40B5" w:rsidRDefault="00266ADE" w:rsidP="007C7A9A">
      <w:pPr>
        <w:pBdr>
          <w:bottom w:val="dotted" w:sz="4" w:space="1" w:color="auto"/>
        </w:pBdr>
        <w:tabs>
          <w:tab w:val="left" w:pos="360"/>
        </w:tabs>
        <w:autoSpaceDE w:val="0"/>
        <w:autoSpaceDN w:val="0"/>
        <w:adjustRightInd w:val="0"/>
        <w:spacing w:before="60" w:after="60"/>
        <w:rPr>
          <w:rFonts w:cs="Arial"/>
          <w:b/>
          <w:color w:val="002060"/>
          <w:sz w:val="28"/>
          <w:szCs w:val="28"/>
        </w:rPr>
      </w:pPr>
      <w:bookmarkStart w:id="3" w:name="S1_1"/>
      <w:r w:rsidRPr="00BF40B5">
        <w:rPr>
          <w:rFonts w:cs="Arial"/>
          <w:b/>
          <w:color w:val="002060"/>
          <w:sz w:val="28"/>
          <w:szCs w:val="28"/>
        </w:rPr>
        <w:t xml:space="preserve">1.1 </w:t>
      </w:r>
      <w:r w:rsidR="00FE656B" w:rsidRPr="00BF40B5">
        <w:rPr>
          <w:rFonts w:cs="Arial"/>
          <w:b/>
          <w:color w:val="002060"/>
          <w:sz w:val="28"/>
          <w:szCs w:val="28"/>
        </w:rPr>
        <w:t>Executive Summary</w:t>
      </w:r>
    </w:p>
    <w:bookmarkEnd w:id="3"/>
    <w:p w14:paraId="68E7F6D5" w14:textId="0DC58858" w:rsidR="006A2DF5" w:rsidRP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This assessment presents a strategic evaluation of Capital Group’s enterprise ETL ecosystem, focusing on the modernization of data integration workflows supporting Customer Data Management (CDM) and Salesforce (SFDC). The current architecture, powered by Informatica PowerCenter and orchestrated through AutoSys, spans multiple transformation layers, including ingestion, staging, processing, and publishing.</w:t>
      </w:r>
    </w:p>
    <w:p w14:paraId="25F5440A" w14:textId="77777777" w:rsidR="006A2DF5" w:rsidRP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The analysis uncovers significant opportunities to streamline operations, improve system efficiency, and reduce the technical debt associated with legacy platforms. Key challenges include complex dependency chains, rigid transformation logic, limited automation, and growing maintenance overhead—factors that hinder scalability and adaptability in a cloud-first environment.</w:t>
      </w:r>
    </w:p>
    <w:p w14:paraId="18EF97F4" w14:textId="77777777" w:rsidR="006A2DF5" w:rsidRDefault="006A2DF5" w:rsidP="006A2DF5">
      <w:pPr>
        <w:tabs>
          <w:tab w:val="left" w:pos="360"/>
        </w:tabs>
        <w:autoSpaceDE w:val="0"/>
        <w:autoSpaceDN w:val="0"/>
        <w:adjustRightInd w:val="0"/>
        <w:spacing w:before="60" w:after="60"/>
        <w:rPr>
          <w:rFonts w:cstheme="minorHAnsi"/>
          <w:bCs/>
        </w:rPr>
      </w:pPr>
    </w:p>
    <w:p w14:paraId="4D3FF45F" w14:textId="09AEFB69" w:rsid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To address these challenges, a hybrid modernization strategy is recommended. This strategy advocates for transitioning from legacy ETL tools to a cloud-native architecture powered by PySpark, supported by scalable orchestration and automation frameworks. The approach is centred on building reusable, metadata-driven pipelines that promote modularity, transparency, and long-term maintainability.</w:t>
      </w:r>
    </w:p>
    <w:p w14:paraId="1ADC1F71" w14:textId="77777777" w:rsidR="006A2DF5" w:rsidRPr="006A2DF5" w:rsidRDefault="006A2DF5" w:rsidP="006A2DF5">
      <w:pPr>
        <w:tabs>
          <w:tab w:val="left" w:pos="360"/>
        </w:tabs>
        <w:autoSpaceDE w:val="0"/>
        <w:autoSpaceDN w:val="0"/>
        <w:adjustRightInd w:val="0"/>
        <w:spacing w:before="60" w:after="60"/>
        <w:rPr>
          <w:rFonts w:cstheme="minorHAnsi"/>
          <w:bCs/>
        </w:rPr>
      </w:pPr>
    </w:p>
    <w:p w14:paraId="298EB7F4" w14:textId="77777777" w:rsid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This transformation represents more than a technical uplift—it is a strategic enabler for Capital Group’s broader goals of agility, innovation, and operational excellence. By embracing modern data engineering practices and scalable infrastructure, the organization will be better equipped to deliver timely insights, reduce risk, and support future business growth.</w:t>
      </w:r>
    </w:p>
    <w:p w14:paraId="7DBD2871" w14:textId="350E37A2" w:rsidR="009F2AF0" w:rsidRPr="00BF40B5" w:rsidRDefault="00266ADE" w:rsidP="007C7A9A">
      <w:pPr>
        <w:pStyle w:val="Heading2"/>
        <w:numPr>
          <w:ilvl w:val="0"/>
          <w:numId w:val="0"/>
        </w:numPr>
        <w:pBdr>
          <w:bottom w:val="dotted" w:sz="4" w:space="1" w:color="auto"/>
        </w:pBdr>
        <w:rPr>
          <w:rFonts w:asciiTheme="minorHAnsi" w:hAnsiTheme="minorHAnsi" w:cstheme="minorHAnsi"/>
          <w:color w:val="002060"/>
        </w:rPr>
      </w:pPr>
      <w:bookmarkStart w:id="4" w:name="S1_2"/>
      <w:r w:rsidRPr="00BF40B5">
        <w:rPr>
          <w:rFonts w:asciiTheme="minorHAnsi" w:hAnsiTheme="minorHAnsi" w:cstheme="minorHAnsi"/>
          <w:color w:val="002060"/>
        </w:rPr>
        <w:t xml:space="preserve">1.2 </w:t>
      </w:r>
      <w:r w:rsidR="009F2AF0" w:rsidRPr="00BF40B5">
        <w:rPr>
          <w:rFonts w:asciiTheme="minorHAnsi" w:hAnsiTheme="minorHAnsi" w:cstheme="minorHAnsi"/>
          <w:color w:val="002060"/>
        </w:rPr>
        <w:t>Scope &amp; Objective</w:t>
      </w:r>
    </w:p>
    <w:bookmarkEnd w:id="4"/>
    <w:p w14:paraId="191DC75C" w14:textId="77777777" w:rsidR="00045635" w:rsidRDefault="009F2AF0" w:rsidP="00045635">
      <w:pPr>
        <w:spacing w:line="276" w:lineRule="auto"/>
        <w:rPr>
          <w:rFonts w:cstheme="minorHAnsi"/>
          <w:b/>
          <w:bCs/>
          <w:color w:val="000000" w:themeColor="text1"/>
        </w:rPr>
      </w:pPr>
      <w:r w:rsidRPr="00045635">
        <w:rPr>
          <w:rFonts w:cstheme="minorHAnsi"/>
          <w:b/>
          <w:bCs/>
          <w:color w:val="000000" w:themeColor="text1"/>
        </w:rPr>
        <w:t>Scope:</w:t>
      </w:r>
    </w:p>
    <w:p w14:paraId="5CC56532" w14:textId="2675C20E" w:rsidR="009F2AF0" w:rsidRPr="00045635" w:rsidRDefault="009F2AF0" w:rsidP="00045635">
      <w:pPr>
        <w:spacing w:line="276" w:lineRule="auto"/>
        <w:rPr>
          <w:rFonts w:cstheme="minorHAnsi"/>
          <w:color w:val="000000" w:themeColor="text1"/>
        </w:rPr>
      </w:pPr>
      <w:r w:rsidRPr="00045635">
        <w:rPr>
          <w:rFonts w:cstheme="minorHAnsi"/>
          <w:color w:val="000000" w:themeColor="text1"/>
        </w:rPr>
        <w:t>The assessment encompasses the entire ETL integration landscape involving Salesforce (SFDC) and Customer Data Management (CDM), specifically targeting workflows and mappings currently executed in the on-premises Informatica PowerCenter Production environment.</w:t>
      </w:r>
    </w:p>
    <w:p w14:paraId="1A92073D" w14:textId="77777777" w:rsidR="00045635" w:rsidRDefault="00045635" w:rsidP="00045635">
      <w:pPr>
        <w:spacing w:line="276" w:lineRule="auto"/>
        <w:rPr>
          <w:rFonts w:cstheme="minorHAnsi"/>
          <w:b/>
          <w:bCs/>
          <w:color w:val="000000" w:themeColor="text1"/>
        </w:rPr>
      </w:pPr>
    </w:p>
    <w:p w14:paraId="1BC8099B" w14:textId="3C04ADF3" w:rsidR="009F2AF0" w:rsidRPr="00045635" w:rsidRDefault="009F2AF0" w:rsidP="00045635">
      <w:pPr>
        <w:spacing w:line="276" w:lineRule="auto"/>
        <w:rPr>
          <w:rFonts w:cstheme="minorHAnsi"/>
          <w:color w:val="000000" w:themeColor="text1"/>
        </w:rPr>
      </w:pPr>
      <w:r w:rsidRPr="00045635">
        <w:rPr>
          <w:rFonts w:cstheme="minorHAnsi"/>
          <w:b/>
          <w:bCs/>
          <w:color w:val="000000" w:themeColor="text1"/>
        </w:rPr>
        <w:t>Objective:</w:t>
      </w:r>
      <w:r w:rsidRPr="00045635">
        <w:rPr>
          <w:rFonts w:cstheme="minorHAnsi"/>
          <w:color w:val="000000" w:themeColor="text1"/>
        </w:rPr>
        <w:t xml:space="preserve"> </w:t>
      </w:r>
    </w:p>
    <w:p w14:paraId="64253C00" w14:textId="77777777" w:rsidR="009F2AF0" w:rsidRPr="00E71014" w:rsidRDefault="009F2AF0" w:rsidP="004E4D80">
      <w:pPr>
        <w:pStyle w:val="ListParagraph"/>
        <w:numPr>
          <w:ilvl w:val="1"/>
          <w:numId w:val="5"/>
        </w:numPr>
        <w:spacing w:after="0" w:line="276" w:lineRule="auto"/>
        <w:rPr>
          <w:rFonts w:asciiTheme="minorHAnsi" w:hAnsiTheme="minorHAnsi" w:cstheme="minorHAnsi"/>
          <w:color w:val="000000" w:themeColor="text1"/>
          <w:sz w:val="24"/>
          <w:szCs w:val="24"/>
        </w:rPr>
      </w:pPr>
      <w:r w:rsidRPr="00E71014">
        <w:rPr>
          <w:rFonts w:asciiTheme="minorHAnsi" w:hAnsiTheme="minorHAnsi" w:cstheme="minorHAnsi"/>
          <w:color w:val="000000" w:themeColor="text1"/>
          <w:sz w:val="24"/>
          <w:szCs w:val="24"/>
        </w:rPr>
        <w:t xml:space="preserve">Perform an in-depth inventory analysis of Informatica PowerCenter ETL components to identify optimal migration candidates to AWS. </w:t>
      </w:r>
    </w:p>
    <w:p w14:paraId="037BAACA" w14:textId="77777777" w:rsidR="009F2AF0" w:rsidRPr="00E71014" w:rsidRDefault="009F2AF0" w:rsidP="004E4D80">
      <w:pPr>
        <w:pStyle w:val="ListParagraph"/>
        <w:numPr>
          <w:ilvl w:val="1"/>
          <w:numId w:val="5"/>
        </w:numPr>
        <w:spacing w:after="0" w:line="276" w:lineRule="auto"/>
        <w:rPr>
          <w:rFonts w:asciiTheme="minorHAnsi" w:hAnsiTheme="minorHAnsi" w:cstheme="minorHAnsi"/>
          <w:color w:val="000000" w:themeColor="text1"/>
          <w:sz w:val="24"/>
          <w:szCs w:val="24"/>
        </w:rPr>
      </w:pPr>
      <w:r w:rsidRPr="00E71014">
        <w:rPr>
          <w:rFonts w:asciiTheme="minorHAnsi" w:hAnsiTheme="minorHAnsi" w:cstheme="minorHAnsi"/>
          <w:color w:val="000000" w:themeColor="text1"/>
          <w:sz w:val="24"/>
          <w:szCs w:val="24"/>
        </w:rPr>
        <w:t>Document existing operational and performance challenges, recommending actionable mitigation plans.</w:t>
      </w:r>
    </w:p>
    <w:p w14:paraId="3A53B23E" w14:textId="77777777" w:rsidR="009F2AF0" w:rsidRPr="00E71014" w:rsidRDefault="009F2AF0" w:rsidP="004E4D80">
      <w:pPr>
        <w:pStyle w:val="ListParagraph"/>
        <w:numPr>
          <w:ilvl w:val="1"/>
          <w:numId w:val="5"/>
        </w:numPr>
        <w:spacing w:after="0" w:line="276" w:lineRule="auto"/>
        <w:rPr>
          <w:rFonts w:asciiTheme="minorHAnsi" w:hAnsiTheme="minorHAnsi" w:cstheme="minorHAnsi"/>
          <w:color w:val="000000" w:themeColor="text1"/>
          <w:sz w:val="24"/>
          <w:szCs w:val="24"/>
        </w:rPr>
      </w:pPr>
      <w:r w:rsidRPr="00E71014">
        <w:rPr>
          <w:rFonts w:asciiTheme="minorHAnsi" w:hAnsiTheme="minorHAnsi" w:cstheme="minorHAnsi"/>
          <w:color w:val="000000" w:themeColor="text1"/>
          <w:sz w:val="24"/>
          <w:szCs w:val="24"/>
        </w:rPr>
        <w:t>Propose a robust and scalable cloud-based architecture using PySpark, AWS Glue, and AWS Airflow (MWAA), integrating Master Data Management (MDM) services delivered as SaaS solutions</w:t>
      </w:r>
    </w:p>
    <w:p w14:paraId="37E9CA78" w14:textId="77777777" w:rsidR="009F2AF0" w:rsidRPr="00650886" w:rsidRDefault="009F2AF0" w:rsidP="009F2AF0">
      <w:pPr>
        <w:pStyle w:val="ListParagraph"/>
      </w:pPr>
    </w:p>
    <w:p w14:paraId="1F091E2F" w14:textId="02E570F5" w:rsidR="009F2AF0" w:rsidRDefault="009F2AF0" w:rsidP="009F2AF0">
      <w:pPr>
        <w:rPr>
          <w:noProof/>
        </w:rPr>
      </w:pPr>
      <w:r>
        <w:rPr>
          <w:noProof/>
        </w:rPr>
        <w:lastRenderedPageBreak/>
        <w:drawing>
          <wp:inline distT="0" distB="0" distL="0" distR="0" wp14:anchorId="0BE6D412" wp14:editId="3014FB39">
            <wp:extent cx="5835650" cy="1229024"/>
            <wp:effectExtent l="0" t="0" r="0" b="9525"/>
            <wp:docPr id="841151196" name="Picture 84115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72230" cy="1236728"/>
                    </a:xfrm>
                    <a:prstGeom prst="rect">
                      <a:avLst/>
                    </a:prstGeom>
                  </pic:spPr>
                </pic:pic>
              </a:graphicData>
            </a:graphic>
          </wp:inline>
        </w:drawing>
      </w:r>
    </w:p>
    <w:p w14:paraId="54EF40B6" w14:textId="77777777" w:rsidR="00A45220" w:rsidRDefault="00A45220" w:rsidP="00090621">
      <w:pPr>
        <w:pStyle w:val="Quote"/>
        <w:ind w:left="0"/>
        <w:jc w:val="left"/>
        <w:rPr>
          <w:i w:val="0"/>
          <w:iCs w:val="0"/>
          <w:noProof/>
        </w:rPr>
      </w:pPr>
    </w:p>
    <w:p w14:paraId="360B869B" w14:textId="553D52AA" w:rsidR="00090621" w:rsidRPr="00045635" w:rsidRDefault="00266ADE" w:rsidP="007C7A9A">
      <w:pPr>
        <w:pStyle w:val="Quote"/>
        <w:pBdr>
          <w:bottom w:val="dotted" w:sz="4" w:space="1" w:color="auto"/>
        </w:pBdr>
        <w:ind w:left="0"/>
        <w:jc w:val="left"/>
        <w:rPr>
          <w:rFonts w:cstheme="minorHAnsi"/>
          <w:b/>
          <w:bCs/>
          <w:i w:val="0"/>
          <w:iCs w:val="0"/>
          <w:color w:val="00204F"/>
          <w:sz w:val="28"/>
          <w:szCs w:val="28"/>
        </w:rPr>
      </w:pPr>
      <w:r w:rsidRPr="00045635">
        <w:rPr>
          <w:rFonts w:cstheme="minorHAnsi"/>
          <w:b/>
          <w:bCs/>
          <w:i w:val="0"/>
          <w:iCs w:val="0"/>
          <w:color w:val="00204F"/>
          <w:sz w:val="28"/>
          <w:szCs w:val="28"/>
        </w:rPr>
        <w:t xml:space="preserve">1.3 </w:t>
      </w:r>
      <w:bookmarkStart w:id="5" w:name="S1_3"/>
      <w:r w:rsidR="00A45220" w:rsidRPr="00045635">
        <w:rPr>
          <w:rFonts w:cstheme="minorHAnsi"/>
          <w:b/>
          <w:bCs/>
          <w:i w:val="0"/>
          <w:iCs w:val="0"/>
          <w:color w:val="00204F"/>
          <w:sz w:val="28"/>
          <w:szCs w:val="28"/>
        </w:rPr>
        <w:t>Assessment Methodology</w:t>
      </w:r>
      <w:bookmarkEnd w:id="5"/>
    </w:p>
    <w:p w14:paraId="1D638B44" w14:textId="2D896536" w:rsidR="0004298F" w:rsidRPr="009305F3" w:rsidRDefault="0004298F" w:rsidP="009305F3">
      <w:pPr>
        <w:tabs>
          <w:tab w:val="left" w:pos="2030"/>
        </w:tabs>
        <w:rPr>
          <w:rFonts w:cstheme="minorHAnsi"/>
          <w:sz w:val="22"/>
          <w:szCs w:val="22"/>
        </w:rPr>
      </w:pPr>
      <w:r>
        <w:rPr>
          <w:rFonts w:cstheme="minorHAnsi"/>
          <w:sz w:val="22"/>
          <w:szCs w:val="22"/>
        </w:rPr>
        <w:t xml:space="preserve">   </w:t>
      </w:r>
      <w:r w:rsidRPr="0004298F">
        <w:rPr>
          <w:rFonts w:cstheme="minorHAnsi"/>
          <w:sz w:val="22"/>
          <w:szCs w:val="22"/>
        </w:rPr>
        <w:t>The assessment methodology presents a structured and comprehensive approach to thoroughly evaluate the current state of CDM ETL workflows. It focuses on identifying inefficiencies, redundancies, and technical debt within the existing environment. This methodology also highlights opportunities for modernization and automation, ensuring alignment with evolving business needs. Furthermore, it assesses the overall ecosystem’s preparedness for transitioning to a scalable, cloud-native architecture that leverages modern data integration tools and frameworks for improved performance, flexibility, and maintainability.</w:t>
      </w:r>
    </w:p>
    <w:p w14:paraId="22C9566C" w14:textId="77777777" w:rsidR="0004298F" w:rsidRDefault="0004298F" w:rsidP="00B87D01">
      <w:pPr>
        <w:tabs>
          <w:tab w:val="left" w:pos="2030"/>
        </w:tabs>
        <w:jc w:val="center"/>
        <w:rPr>
          <w:rFonts w:cstheme="minorHAnsi"/>
          <w:b/>
          <w:bCs/>
          <w:sz w:val="28"/>
          <w:szCs w:val="28"/>
        </w:rPr>
      </w:pPr>
    </w:p>
    <w:p w14:paraId="3AFC51DE" w14:textId="11B7E8C7" w:rsidR="00B87D01" w:rsidRPr="00B552CD" w:rsidRDefault="007C7A9A" w:rsidP="007C7A9A">
      <w:pPr>
        <w:tabs>
          <w:tab w:val="left" w:pos="2030"/>
        </w:tabs>
        <w:rPr>
          <w:b/>
          <w:bCs/>
          <w:sz w:val="28"/>
          <w:szCs w:val="28"/>
        </w:rPr>
      </w:pPr>
      <w:r>
        <w:rPr>
          <w:rFonts w:cstheme="minorHAnsi"/>
          <w:b/>
          <w:bCs/>
          <w:sz w:val="28"/>
          <w:szCs w:val="28"/>
        </w:rPr>
        <w:t xml:space="preserve">1.3.1 </w:t>
      </w:r>
      <w:r w:rsidR="00B87D01" w:rsidRPr="00B552CD">
        <w:rPr>
          <w:rFonts w:cstheme="minorHAnsi"/>
          <w:b/>
          <w:bCs/>
          <w:sz w:val="28"/>
          <w:szCs w:val="28"/>
        </w:rPr>
        <w:t xml:space="preserve">Assessment </w:t>
      </w:r>
      <w:r w:rsidR="00B87D01" w:rsidRPr="00B552CD">
        <w:rPr>
          <w:b/>
          <w:bCs/>
          <w:sz w:val="28"/>
          <w:szCs w:val="28"/>
        </w:rPr>
        <w:t>Data Sources</w:t>
      </w:r>
    </w:p>
    <w:p w14:paraId="57B08970" w14:textId="77777777" w:rsidR="00B87D01" w:rsidRDefault="00B87D01" w:rsidP="00B87D01">
      <w:pPr>
        <w:tabs>
          <w:tab w:val="left" w:pos="2030"/>
        </w:tabs>
        <w:rPr>
          <w:b/>
          <w:bCs/>
        </w:rPr>
      </w:pPr>
    </w:p>
    <w:tbl>
      <w:tblPr>
        <w:tblStyle w:val="TableGrid"/>
        <w:tblW w:w="9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86"/>
        <w:gridCol w:w="2347"/>
        <w:gridCol w:w="2239"/>
        <w:gridCol w:w="2256"/>
      </w:tblGrid>
      <w:tr w:rsidR="00B87D01" w14:paraId="5A57CF1C" w14:textId="77777777" w:rsidTr="004825E8">
        <w:trPr>
          <w:trHeight w:val="1573"/>
        </w:trPr>
        <w:tc>
          <w:tcPr>
            <w:tcW w:w="2286" w:type="dxa"/>
          </w:tcPr>
          <w:p w14:paraId="74ADE237" w14:textId="1C3DDE40" w:rsidR="00B87D01" w:rsidRPr="00B87D01" w:rsidRDefault="00B87D01" w:rsidP="00B87D01">
            <w:pPr>
              <w:tabs>
                <w:tab w:val="left" w:pos="2030"/>
              </w:tabs>
              <w:rPr>
                <w:rFonts w:asciiTheme="minorHAnsi" w:hAnsiTheme="minorHAnsi" w:cstheme="minorHAnsi"/>
                <w:sz w:val="22"/>
                <w:szCs w:val="22"/>
              </w:rPr>
            </w:pPr>
            <w:r w:rsidRPr="00B87D01">
              <w:rPr>
                <w:rFonts w:cstheme="minorHAnsi"/>
                <w:noProof/>
                <w:sz w:val="22"/>
                <w:szCs w:val="22"/>
              </w:rPr>
              <w:drawing>
                <wp:inline distT="0" distB="0" distL="0" distR="0" wp14:anchorId="0824DE1C" wp14:editId="20D3F1E0">
                  <wp:extent cx="925195" cy="925195"/>
                  <wp:effectExtent l="114300" t="76200" r="274955" b="294005"/>
                  <wp:docPr id="4277260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5195" cy="925195"/>
                          </a:xfrm>
                          <a:prstGeom prst="rect">
                            <a:avLst/>
                          </a:prstGeom>
                          <a:ln>
                            <a:noFill/>
                          </a:ln>
                          <a:effectLst>
                            <a:outerShdw blurRad="292100" dist="139700" dir="2700000" algn="tl" rotWithShape="0">
                              <a:srgbClr val="333333">
                                <a:alpha val="65000"/>
                              </a:srgbClr>
                            </a:outerShdw>
                          </a:effectLst>
                        </pic:spPr>
                      </pic:pic>
                    </a:graphicData>
                  </a:graphic>
                </wp:inline>
              </w:drawing>
            </w:r>
            <w:r w:rsidRPr="00B87D01">
              <w:rPr>
                <w:rFonts w:asciiTheme="minorHAnsi" w:hAnsiTheme="minorHAnsi" w:cstheme="minorHAnsi"/>
                <w:sz w:val="22"/>
                <w:szCs w:val="22"/>
                <w:lang w:val="en-IN"/>
              </w:rPr>
              <w:t xml:space="preserve">Referenced to extract existing documentation, business logic definitions, and mapping specifications for Informatica workflows. </w:t>
            </w:r>
          </w:p>
        </w:tc>
        <w:tc>
          <w:tcPr>
            <w:tcW w:w="2347" w:type="dxa"/>
          </w:tcPr>
          <w:p w14:paraId="4DCC557C" w14:textId="2A928B03" w:rsidR="00B87D01" w:rsidRPr="00B87D01" w:rsidRDefault="00B87D01" w:rsidP="00B87D01">
            <w:pPr>
              <w:tabs>
                <w:tab w:val="left" w:pos="2030"/>
              </w:tabs>
              <w:rPr>
                <w:b/>
                <w:bCs/>
                <w:sz w:val="22"/>
                <w:szCs w:val="22"/>
              </w:rPr>
            </w:pPr>
            <w:r w:rsidRPr="00B87D01">
              <w:rPr>
                <w:b/>
                <w:bCs/>
                <w:noProof/>
                <w:sz w:val="22"/>
                <w:szCs w:val="22"/>
                <w14:reflection w14:blurRad="0" w14:stA="100000" w14:stPos="0" w14:endA="0" w14:endPos="0" w14:dist="0" w14:dir="0" w14:fadeDir="0" w14:sx="0" w14:sy="0" w14:kx="0" w14:ky="0" w14:algn="b"/>
                <w14:props3d w14:extrusionH="57150" w14:contourW="12700" w14:prstMaterial="warmMatte">
                  <w14:bevelT w14:w="50800" w14:h="38100" w14:prst="riblet"/>
                  <w14:contourClr>
                    <w14:srgbClr w14:val="002060"/>
                  </w14:contourClr>
                </w14:props3d>
              </w:rPr>
              <w:drawing>
                <wp:inline distT="0" distB="0" distL="0" distR="0" wp14:anchorId="3A318512" wp14:editId="3A27B83E">
                  <wp:extent cx="852805" cy="852805"/>
                  <wp:effectExtent l="114300" t="114300" r="309245" b="328295"/>
                  <wp:docPr id="2658891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ln>
                            <a:noFill/>
                          </a:ln>
                          <a:effectLst>
                            <a:outerShdw blurRad="292100" dist="139700" dir="2700000" algn="tl" rotWithShape="0">
                              <a:srgbClr val="333333">
                                <a:alpha val="65000"/>
                              </a:srgbClr>
                            </a:outerShdw>
                          </a:effectLst>
                        </pic:spPr>
                      </pic:pic>
                    </a:graphicData>
                  </a:graphic>
                </wp:inline>
              </w:drawing>
            </w:r>
            <w:r w:rsidRPr="00B87D01">
              <w:rPr>
                <w:rFonts w:asciiTheme="minorHAnsi" w:hAnsiTheme="minorHAnsi" w:cstheme="minorHAnsi"/>
                <w:sz w:val="22"/>
                <w:szCs w:val="22"/>
                <w:lang w:val="en-IN"/>
              </w:rPr>
              <w:t>Used to identify job schedules, command types, execution history, and inactive workflows for ETL readiness analysis.</w:t>
            </w:r>
            <w:r w:rsidRPr="00B87D01">
              <w:rPr>
                <w:b/>
                <w:bCs/>
                <w:sz w:val="22"/>
                <w:szCs w:val="22"/>
                <w:lang w:val="en-IN"/>
              </w:rPr>
              <w:t xml:space="preserve"> </w:t>
            </w:r>
          </w:p>
        </w:tc>
        <w:tc>
          <w:tcPr>
            <w:tcW w:w="2239" w:type="dxa"/>
          </w:tcPr>
          <w:p w14:paraId="619C3912" w14:textId="285901D8" w:rsidR="00B87D01" w:rsidRPr="00B87D01" w:rsidRDefault="00B87D01" w:rsidP="00B87D01">
            <w:pPr>
              <w:tabs>
                <w:tab w:val="left" w:pos="2030"/>
              </w:tabs>
              <w:rPr>
                <w:b/>
                <w:bCs/>
                <w:lang w:val="en-IN"/>
              </w:rPr>
            </w:pPr>
            <w:r w:rsidRPr="00B87D01">
              <w:rPr>
                <w:b/>
                <w:bCs/>
                <w:noProof/>
              </w:rPr>
              <w:drawing>
                <wp:inline distT="0" distB="0" distL="0" distR="0" wp14:anchorId="336FC318" wp14:editId="6EFEA5B3">
                  <wp:extent cx="844550" cy="811148"/>
                  <wp:effectExtent l="133350" t="133350" r="298450" b="351155"/>
                  <wp:docPr id="13724177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59978" cy="825966"/>
                          </a:xfrm>
                          <a:prstGeom prst="rect">
                            <a:avLst/>
                          </a:prstGeom>
                          <a:ln>
                            <a:noFill/>
                          </a:ln>
                          <a:effectLst>
                            <a:outerShdw blurRad="292100" dist="139700" dir="2700000" algn="tl" rotWithShape="0">
                              <a:srgbClr val="333333">
                                <a:alpha val="65000"/>
                              </a:srgbClr>
                            </a:outerShdw>
                          </a:effectLst>
                        </pic:spPr>
                      </pic:pic>
                    </a:graphicData>
                  </a:graphic>
                </wp:inline>
              </w:drawing>
            </w:r>
          </w:p>
          <w:p w14:paraId="32F8597A" w14:textId="7F152E8D" w:rsidR="00B87D01" w:rsidRPr="00B87D01" w:rsidRDefault="00B87D01" w:rsidP="00B87D01">
            <w:pPr>
              <w:tabs>
                <w:tab w:val="left" w:pos="2030"/>
              </w:tabs>
              <w:rPr>
                <w:rFonts w:asciiTheme="minorHAnsi" w:hAnsiTheme="minorHAnsi" w:cstheme="minorHAnsi"/>
                <w:sz w:val="22"/>
                <w:szCs w:val="22"/>
              </w:rPr>
            </w:pPr>
            <w:r w:rsidRPr="00B87D01">
              <w:rPr>
                <w:rFonts w:asciiTheme="minorHAnsi" w:hAnsiTheme="minorHAnsi" w:cstheme="minorHAnsi"/>
                <w:sz w:val="22"/>
                <w:szCs w:val="22"/>
                <w:lang w:val="en-IN"/>
              </w:rPr>
              <w:t>Reviewed to analyse ETL mappings, transformation complexity, and workflow dependencies across CDM layers.</w:t>
            </w:r>
          </w:p>
        </w:tc>
        <w:tc>
          <w:tcPr>
            <w:tcW w:w="2256" w:type="dxa"/>
          </w:tcPr>
          <w:p w14:paraId="1C6BF75C" w14:textId="5D73BABB" w:rsidR="00B87D01" w:rsidRPr="00B87D01" w:rsidRDefault="00B87D01" w:rsidP="00B87D01">
            <w:pPr>
              <w:tabs>
                <w:tab w:val="left" w:pos="2030"/>
              </w:tabs>
              <w:rPr>
                <w:b/>
                <w:bCs/>
                <w:lang w:val="en-IN"/>
              </w:rPr>
            </w:pPr>
            <w:r w:rsidRPr="00B87D01">
              <w:rPr>
                <w:b/>
                <w:bCs/>
                <w:noProof/>
              </w:rPr>
              <w:drawing>
                <wp:anchor distT="0" distB="0" distL="114300" distR="114300" simplePos="0" relativeHeight="251658246" behindDoc="1" locked="0" layoutInCell="1" allowOverlap="1" wp14:anchorId="0A55E62D" wp14:editId="19302B08">
                  <wp:simplePos x="0" y="0"/>
                  <wp:positionH relativeFrom="column">
                    <wp:posOffset>173355</wp:posOffset>
                  </wp:positionH>
                  <wp:positionV relativeFrom="paragraph">
                    <wp:posOffset>133350</wp:posOffset>
                  </wp:positionV>
                  <wp:extent cx="842010" cy="831215"/>
                  <wp:effectExtent l="133350" t="133350" r="320040" b="330835"/>
                  <wp:wrapTight wrapText="bothSides">
                    <wp:wrapPolygon edited="0">
                      <wp:start x="9774" y="-3465"/>
                      <wp:lineTo x="-1466" y="-2475"/>
                      <wp:lineTo x="-1466" y="5445"/>
                      <wp:lineTo x="-3421" y="5445"/>
                      <wp:lineTo x="-3421" y="19306"/>
                      <wp:lineTo x="-1466" y="21286"/>
                      <wp:lineTo x="-1466" y="21782"/>
                      <wp:lineTo x="8308" y="28712"/>
                      <wp:lineTo x="8796" y="29702"/>
                      <wp:lineTo x="17104" y="29702"/>
                      <wp:lineTo x="17593" y="28712"/>
                      <wp:lineTo x="27367" y="21782"/>
                      <wp:lineTo x="27367" y="21286"/>
                      <wp:lineTo x="29321" y="13366"/>
                      <wp:lineTo x="27367" y="5445"/>
                      <wp:lineTo x="27855" y="3465"/>
                      <wp:lineTo x="19548" y="-2475"/>
                      <wp:lineTo x="16127" y="-3465"/>
                      <wp:lineTo x="9774" y="-3465"/>
                    </wp:wrapPolygon>
                  </wp:wrapTight>
                  <wp:docPr id="18140924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42010" cy="831215"/>
                          </a:xfrm>
                          <a:prstGeom prst="rect">
                            <a:avLst/>
                          </a:prstGeom>
                          <a:ln>
                            <a:noFill/>
                          </a:ln>
                          <a:effectLst>
                            <a:outerShdw blurRad="292100" dist="139700" dir="2700000" algn="tl" rotWithShape="0">
                              <a:srgbClr val="333333">
                                <a:alpha val="65000"/>
                              </a:srgbClr>
                            </a:outerShdw>
                          </a:effectLst>
                        </pic:spPr>
                      </pic:pic>
                    </a:graphicData>
                  </a:graphic>
                </wp:anchor>
              </w:drawing>
            </w:r>
          </w:p>
          <w:p w14:paraId="252FAC3E" w14:textId="77777777" w:rsidR="00B87D01" w:rsidRPr="00B87D01" w:rsidRDefault="00B87D01" w:rsidP="00B87D01">
            <w:pPr>
              <w:tabs>
                <w:tab w:val="left" w:pos="2030"/>
              </w:tabs>
              <w:rPr>
                <w:rFonts w:asciiTheme="minorHAnsi" w:hAnsiTheme="minorHAnsi" w:cstheme="minorHAnsi"/>
                <w:sz w:val="22"/>
                <w:szCs w:val="22"/>
                <w:lang w:val="en-IN"/>
              </w:rPr>
            </w:pPr>
            <w:r w:rsidRPr="00B87D01">
              <w:rPr>
                <w:rFonts w:asciiTheme="minorHAnsi" w:hAnsiTheme="minorHAnsi" w:cstheme="minorHAnsi"/>
                <w:sz w:val="22"/>
                <w:szCs w:val="22"/>
                <w:lang w:val="en-IN"/>
              </w:rPr>
              <w:t>Accessed to validate source and target schema structures, assess data volumes, and support end-to-end data flow tracing.</w:t>
            </w:r>
          </w:p>
          <w:p w14:paraId="7C8D7894" w14:textId="77777777" w:rsidR="00B87D01" w:rsidRDefault="00B87D01" w:rsidP="00B87D01">
            <w:pPr>
              <w:tabs>
                <w:tab w:val="left" w:pos="2030"/>
              </w:tabs>
              <w:rPr>
                <w:b/>
                <w:bCs/>
              </w:rPr>
            </w:pPr>
          </w:p>
        </w:tc>
      </w:tr>
    </w:tbl>
    <w:p w14:paraId="7AD8F479" w14:textId="77777777" w:rsidR="00B87D01" w:rsidRDefault="00B87D01" w:rsidP="00B87D01">
      <w:pPr>
        <w:tabs>
          <w:tab w:val="left" w:pos="2030"/>
        </w:tabs>
      </w:pPr>
    </w:p>
    <w:p w14:paraId="5E1DA0DF" w14:textId="0BF7A682" w:rsidR="009F2AF0" w:rsidRDefault="007C7A9A" w:rsidP="007C7A9A">
      <w:pPr>
        <w:spacing w:line="276" w:lineRule="auto"/>
        <w:rPr>
          <w:b/>
          <w:bCs/>
          <w:color w:val="000000" w:themeColor="text1"/>
          <w:sz w:val="28"/>
          <w:szCs w:val="28"/>
        </w:rPr>
      </w:pPr>
      <w:r>
        <w:rPr>
          <w:b/>
          <w:bCs/>
          <w:color w:val="000000" w:themeColor="text1"/>
          <w:sz w:val="28"/>
          <w:szCs w:val="28"/>
        </w:rPr>
        <w:t xml:space="preserve">1.3.2 </w:t>
      </w:r>
      <w:r w:rsidR="009F2AF0" w:rsidRPr="0004298F">
        <w:rPr>
          <w:b/>
          <w:bCs/>
          <w:color w:val="000000" w:themeColor="text1"/>
          <w:sz w:val="28"/>
          <w:szCs w:val="28"/>
        </w:rPr>
        <w:t>Data Collection</w:t>
      </w:r>
    </w:p>
    <w:p w14:paraId="5C9E8263" w14:textId="77777777" w:rsidR="007F1E4D" w:rsidRPr="001712C1" w:rsidRDefault="007F1E4D" w:rsidP="001712C1">
      <w:pPr>
        <w:spacing w:line="276" w:lineRule="auto"/>
        <w:jc w:val="center"/>
        <w:rPr>
          <w:color w:val="000000" w:themeColor="text1"/>
          <w:sz w:val="28"/>
          <w:szCs w:val="28"/>
        </w:rPr>
      </w:pPr>
    </w:p>
    <w:p w14:paraId="31B17470" w14:textId="4C537BCD" w:rsidR="009F2AF0" w:rsidRPr="007F1E4D" w:rsidRDefault="007F1E4D" w:rsidP="007F1E4D">
      <w:pPr>
        <w:spacing w:line="276" w:lineRule="auto"/>
        <w:rPr>
          <w:b/>
          <w:bCs/>
          <w:color w:val="000000" w:themeColor="text1"/>
        </w:rPr>
      </w:pPr>
      <w:r w:rsidRPr="007F1E4D">
        <w:rPr>
          <w:b/>
          <w:bCs/>
          <w:color w:val="000000" w:themeColor="text1"/>
        </w:rPr>
        <w:t>Confluence</w:t>
      </w:r>
    </w:p>
    <w:p w14:paraId="40DA8A14" w14:textId="5302A556" w:rsidR="001712C1" w:rsidRDefault="009F2AF0" w:rsidP="003B74CC">
      <w:pPr>
        <w:spacing w:line="276" w:lineRule="auto"/>
        <w:rPr>
          <w:color w:val="000000" w:themeColor="text1"/>
        </w:rPr>
      </w:pPr>
      <w:r w:rsidRPr="003B74CC">
        <w:rPr>
          <w:color w:val="000000" w:themeColor="text1"/>
        </w:rPr>
        <w:t>Documentation available on Confluence page</w:t>
      </w:r>
      <w:r w:rsidR="00C23102">
        <w:rPr>
          <w:color w:val="000000" w:themeColor="text1"/>
        </w:rPr>
        <w:t xml:space="preserve"> </w:t>
      </w:r>
      <w:r w:rsidRPr="003B74CC">
        <w:rPr>
          <w:color w:val="000000" w:themeColor="text1"/>
        </w:rPr>
        <w:t xml:space="preserve">Team has followed the existing documentation available in confluence </w:t>
      </w:r>
    </w:p>
    <w:p w14:paraId="6CAD375E" w14:textId="020419D1" w:rsidR="009F2AF0" w:rsidRDefault="009305F3" w:rsidP="009F2AF0">
      <w:pPr>
        <w:pStyle w:val="ListParagraph"/>
        <w:spacing w:after="0" w:line="276" w:lineRule="auto"/>
        <w:ind w:left="2160"/>
        <w:rPr>
          <w:color w:val="000000" w:themeColor="text1"/>
        </w:rPr>
      </w:pPr>
      <w:r>
        <w:rPr>
          <w:noProof/>
          <w:color w:val="000000" w:themeColor="text1"/>
        </w:rPr>
        <mc:AlternateContent>
          <mc:Choice Requires="wps">
            <w:drawing>
              <wp:anchor distT="0" distB="0" distL="114300" distR="114300" simplePos="0" relativeHeight="251658255" behindDoc="0" locked="0" layoutInCell="1" allowOverlap="1" wp14:anchorId="05C84370" wp14:editId="09E99A57">
                <wp:simplePos x="0" y="0"/>
                <wp:positionH relativeFrom="margin">
                  <wp:align>right</wp:align>
                </wp:positionH>
                <wp:positionV relativeFrom="paragraph">
                  <wp:posOffset>37175</wp:posOffset>
                </wp:positionV>
                <wp:extent cx="6055941" cy="355310"/>
                <wp:effectExtent l="0" t="0" r="21590" b="26035"/>
                <wp:wrapNone/>
                <wp:docPr id="57518241"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CC93DB8" w14:textId="149B477D" w:rsidR="009305F3" w:rsidRPr="00697030" w:rsidRDefault="00697030" w:rsidP="009305F3">
                            <w:pPr>
                              <w:jc w:val="center"/>
                              <w:rPr>
                                <w:b/>
                                <w:bCs/>
                                <w:color w:val="002060"/>
                              </w:rPr>
                            </w:pPr>
                            <w:hyperlink r:id="rId20" w:history="1">
                              <w:r w:rsidRPr="00697030">
                                <w:rPr>
                                  <w:rStyle w:val="Hyperlink"/>
                                  <w:color w:val="002060"/>
                                  <w:szCs w:val="22"/>
                                </w:rPr>
                                <w:t>MSS CLIENT DATA MASTER - MSS CLIENT DATA MASTER - Confluence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C84370" id="Rectangle: Rounded Corners 18" o:spid="_x0000_s1032" style="position:absolute;left:0;text-align:left;margin-left:425.65pt;margin-top:2.95pt;width:476.85pt;height:28pt;z-index:25165825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" filled="f" strokecolor="black [3200]">
                <v:textbox>
                  <w:txbxContent>
                    <w:p w14:paraId="2CC93DB8" w14:textId="149B477D" w:rsidR="009305F3" w:rsidRPr="00697030" w:rsidRDefault="00697030" w:rsidP="009305F3">
                      <w:pPr>
                        <w:jc w:val="center"/>
                        <w:rPr>
                          <w:b/>
                          <w:bCs/>
                          <w:color w:val="002060"/>
                        </w:rPr>
                      </w:pPr>
                      <w:hyperlink r:id="rId21" w:history="1">
                        <w:r w:rsidRPr="00697030">
                          <w:rPr>
                            <w:rStyle w:val="Hyperlink"/>
                            <w:color w:val="002060"/>
                            <w:szCs w:val="22"/>
                          </w:rPr>
                          <w:t>MSS CLIENT DATA MASTER - MSS CLIENT DATA MASTER - Confluence</w:t>
                        </w:r>
                      </w:hyperlink>
                    </w:p>
                  </w:txbxContent>
                </v:textbox>
                <w10:wrap anchorx="margin"/>
              </v:roundrect>
            </w:pict>
          </mc:Fallback>
        </mc:AlternateContent>
      </w:r>
    </w:p>
    <w:p w14:paraId="1425CB67" w14:textId="77777777" w:rsidR="009305F3" w:rsidRDefault="009305F3" w:rsidP="007F1E4D">
      <w:pPr>
        <w:spacing w:line="276" w:lineRule="auto"/>
        <w:rPr>
          <w:b/>
          <w:bCs/>
          <w:color w:val="000000" w:themeColor="text1"/>
        </w:rPr>
      </w:pPr>
    </w:p>
    <w:p w14:paraId="4E2D094E" w14:textId="4FA82E8B" w:rsidR="009305F3" w:rsidRPr="00697030" w:rsidRDefault="00697030" w:rsidP="00697030">
      <w:pPr>
        <w:spacing w:line="276" w:lineRule="auto"/>
        <w:jc w:val="center"/>
        <w:rPr>
          <w:i/>
          <w:iCs/>
          <w:color w:val="000000" w:themeColor="text1"/>
          <w:sz w:val="18"/>
          <w:szCs w:val="18"/>
        </w:rPr>
      </w:pPr>
      <w:r w:rsidRPr="00697030">
        <w:rPr>
          <w:i/>
          <w:iCs/>
          <w:color w:val="000000" w:themeColor="text1"/>
          <w:sz w:val="18"/>
          <w:szCs w:val="18"/>
        </w:rPr>
        <w:t>CTRL + CLICK</w:t>
      </w:r>
    </w:p>
    <w:p w14:paraId="008DFF91" w14:textId="77777777" w:rsidR="00697030" w:rsidRDefault="00697030" w:rsidP="007F1E4D">
      <w:pPr>
        <w:spacing w:line="276" w:lineRule="auto"/>
        <w:rPr>
          <w:b/>
          <w:bCs/>
          <w:color w:val="000000" w:themeColor="text1"/>
        </w:rPr>
      </w:pPr>
    </w:p>
    <w:p w14:paraId="1045BD9B" w14:textId="77777777" w:rsidR="00697030" w:rsidRDefault="00697030" w:rsidP="007F1E4D">
      <w:pPr>
        <w:spacing w:line="276" w:lineRule="auto"/>
        <w:rPr>
          <w:b/>
          <w:bCs/>
          <w:color w:val="000000" w:themeColor="text1"/>
        </w:rPr>
      </w:pPr>
    </w:p>
    <w:p w14:paraId="37CABBB4" w14:textId="08F8DC6D" w:rsidR="009F2AF0" w:rsidRPr="007F1E4D" w:rsidRDefault="009F2AF0" w:rsidP="007F1E4D">
      <w:pPr>
        <w:spacing w:line="276" w:lineRule="auto"/>
        <w:rPr>
          <w:b/>
          <w:bCs/>
          <w:color w:val="000000" w:themeColor="text1"/>
        </w:rPr>
      </w:pPr>
      <w:r w:rsidRPr="007F1E4D">
        <w:rPr>
          <w:b/>
          <w:bCs/>
          <w:color w:val="000000" w:themeColor="text1"/>
        </w:rPr>
        <w:lastRenderedPageBreak/>
        <w:t>Autosys Jobs portal</w:t>
      </w:r>
    </w:p>
    <w:p w14:paraId="778FAAA0" w14:textId="77777777" w:rsidR="009F2AF0" w:rsidRPr="003B74CC" w:rsidRDefault="009F2AF0" w:rsidP="003B74CC">
      <w:pPr>
        <w:spacing w:line="276" w:lineRule="auto"/>
        <w:rPr>
          <w:color w:val="000000" w:themeColor="text1"/>
        </w:rPr>
      </w:pPr>
      <w:r w:rsidRPr="003B74CC">
        <w:rPr>
          <w:color w:val="000000" w:themeColor="text1"/>
        </w:rPr>
        <w:t xml:space="preserve">Team has used PRD instance of Autosys portal - </w:t>
      </w:r>
      <w:hyperlink r:id="rId22" w:history="1">
        <w:r w:rsidRPr="00167A77">
          <w:rPr>
            <w:rStyle w:val="Hyperlink"/>
          </w:rPr>
          <w:t>Autorep Browser - PD1</w:t>
        </w:r>
      </w:hyperlink>
      <w:r w:rsidRPr="003B74CC">
        <w:rPr>
          <w:color w:val="000000" w:themeColor="text1"/>
        </w:rPr>
        <w:t xml:space="preserve"> to list all the CDM jobs currently configured to run in production.</w:t>
      </w:r>
    </w:p>
    <w:p w14:paraId="45594F22" w14:textId="77777777" w:rsidR="007F1E4D" w:rsidRDefault="007F1E4D" w:rsidP="003B74CC">
      <w:pPr>
        <w:spacing w:line="276" w:lineRule="auto"/>
        <w:rPr>
          <w:color w:val="000000" w:themeColor="text1"/>
        </w:rPr>
      </w:pPr>
    </w:p>
    <w:p w14:paraId="387A50B7" w14:textId="0E3D96E2" w:rsidR="009F2AF0" w:rsidRPr="007F1E4D" w:rsidRDefault="009F2AF0" w:rsidP="003B74CC">
      <w:pPr>
        <w:spacing w:line="276" w:lineRule="auto"/>
        <w:rPr>
          <w:b/>
          <w:bCs/>
          <w:color w:val="000000" w:themeColor="text1"/>
        </w:rPr>
      </w:pPr>
      <w:r w:rsidRPr="007F1E4D">
        <w:rPr>
          <w:b/>
          <w:bCs/>
          <w:color w:val="000000" w:themeColor="text1"/>
        </w:rPr>
        <w:t>Informatica repository for CDM</w:t>
      </w:r>
    </w:p>
    <w:p w14:paraId="47150686" w14:textId="77777777" w:rsidR="009F2AF0" w:rsidRPr="003B74CC" w:rsidRDefault="009F2AF0" w:rsidP="003B74CC">
      <w:pPr>
        <w:spacing w:line="276" w:lineRule="auto"/>
        <w:rPr>
          <w:color w:val="000000" w:themeColor="text1"/>
        </w:rPr>
      </w:pPr>
      <w:r w:rsidRPr="003B74CC">
        <w:rPr>
          <w:color w:val="000000" w:themeColor="text1"/>
        </w:rPr>
        <w:t>Repository – pc105_repo_dev2_3</w:t>
      </w:r>
    </w:p>
    <w:p w14:paraId="0CA8164E" w14:textId="5DE61ABE" w:rsidR="009F2AF0" w:rsidRPr="003B74CC" w:rsidRDefault="009F2AF0" w:rsidP="003B74CC">
      <w:pPr>
        <w:spacing w:line="276" w:lineRule="auto"/>
        <w:rPr>
          <w:color w:val="000000" w:themeColor="text1"/>
        </w:rPr>
      </w:pPr>
      <w:r w:rsidRPr="003B74CC">
        <w:rPr>
          <w:color w:val="000000" w:themeColor="text1"/>
        </w:rPr>
        <w:t xml:space="preserve">The folder structure below was followed for </w:t>
      </w:r>
      <w:r w:rsidR="006B54FA" w:rsidRPr="003B74CC">
        <w:rPr>
          <w:color w:val="000000" w:themeColor="text1"/>
        </w:rPr>
        <w:t>examining</w:t>
      </w:r>
      <w:r w:rsidRPr="003B74CC">
        <w:rPr>
          <w:color w:val="000000" w:themeColor="text1"/>
        </w:rPr>
        <w:t xml:space="preserve"> the workflows and mappings</w:t>
      </w:r>
    </w:p>
    <w:p w14:paraId="276C56B9" w14:textId="77777777" w:rsidR="009F2AF0" w:rsidRDefault="009F2AF0" w:rsidP="009F2AF0">
      <w:pPr>
        <w:pStyle w:val="ListParagraph"/>
        <w:spacing w:after="0" w:line="276" w:lineRule="auto"/>
        <w:ind w:left="1440"/>
        <w:rPr>
          <w:color w:val="000000" w:themeColor="text1"/>
        </w:rPr>
      </w:pPr>
    </w:p>
    <w:tbl>
      <w:tblPr>
        <w:tblStyle w:val="GridTable7Colorful-Accent5"/>
        <w:tblW w:w="0" w:type="auto"/>
        <w:tblLayout w:type="fixed"/>
        <w:tblLook w:val="04A0" w:firstRow="1" w:lastRow="0" w:firstColumn="1" w:lastColumn="0" w:noHBand="0" w:noVBand="1"/>
      </w:tblPr>
      <w:tblGrid>
        <w:gridCol w:w="3969"/>
        <w:gridCol w:w="5245"/>
      </w:tblGrid>
      <w:tr w:rsidR="009F2AF0" w14:paraId="3E0746A8" w14:textId="77777777" w:rsidTr="006970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69" w:type="dxa"/>
          </w:tcPr>
          <w:p w14:paraId="0247CD61" w14:textId="77777777" w:rsidR="009F2AF0" w:rsidRPr="0032438A" w:rsidRDefault="009F2AF0" w:rsidP="00177D4D">
            <w:pPr>
              <w:pStyle w:val="ListParagraph"/>
              <w:spacing w:line="276" w:lineRule="auto"/>
              <w:ind w:left="0"/>
              <w:jc w:val="center"/>
              <w:rPr>
                <w:rFonts w:asciiTheme="minorHAnsi" w:hAnsiTheme="minorHAnsi" w:cstheme="minorHAnsi"/>
                <w:i w:val="0"/>
                <w:iCs w:val="0"/>
                <w:color w:val="000000" w:themeColor="text1"/>
                <w:sz w:val="24"/>
                <w:szCs w:val="24"/>
              </w:rPr>
            </w:pPr>
            <w:r w:rsidRPr="0032438A">
              <w:rPr>
                <w:rFonts w:asciiTheme="minorHAnsi" w:hAnsiTheme="minorHAnsi" w:cstheme="minorHAnsi"/>
                <w:i w:val="0"/>
                <w:iCs w:val="0"/>
                <w:color w:val="002060"/>
                <w:sz w:val="24"/>
                <w:szCs w:val="24"/>
              </w:rPr>
              <w:t>Source</w:t>
            </w:r>
          </w:p>
        </w:tc>
        <w:tc>
          <w:tcPr>
            <w:tcW w:w="5245" w:type="dxa"/>
          </w:tcPr>
          <w:p w14:paraId="179EB15F" w14:textId="77777777" w:rsidR="009F2AF0" w:rsidRPr="007F1E4D" w:rsidRDefault="009F2AF0" w:rsidP="00177D4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i/>
                <w:iCs/>
                <w:color w:val="000000" w:themeColor="text1"/>
                <w:sz w:val="24"/>
                <w:szCs w:val="24"/>
              </w:rPr>
            </w:pPr>
            <w:r w:rsidRPr="0032438A">
              <w:rPr>
                <w:rFonts w:asciiTheme="minorHAnsi" w:hAnsiTheme="minorHAnsi" w:cstheme="minorHAnsi"/>
                <w:color w:val="002060"/>
                <w:sz w:val="24"/>
                <w:szCs w:val="24"/>
              </w:rPr>
              <w:t>Folder</w:t>
            </w:r>
          </w:p>
        </w:tc>
      </w:tr>
      <w:tr w:rsidR="0032438A" w:rsidRPr="0032438A" w14:paraId="3C637B22"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382E6DE7"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SFDC</w:t>
            </w:r>
          </w:p>
        </w:tc>
        <w:tc>
          <w:tcPr>
            <w:tcW w:w="5245" w:type="dxa"/>
            <w:shd w:val="clear" w:color="auto" w:fill="002060"/>
          </w:tcPr>
          <w:p w14:paraId="683B0CB5" w14:textId="200DC39A"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CDM_DEV3_SFDC</w:t>
            </w:r>
          </w:p>
        </w:tc>
      </w:tr>
      <w:tr w:rsidR="0032438A" w:rsidRPr="0032438A" w14:paraId="3F9D9D28"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4F779919"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SFDC_LEAD</w:t>
            </w:r>
          </w:p>
        </w:tc>
        <w:tc>
          <w:tcPr>
            <w:tcW w:w="5245" w:type="dxa"/>
            <w:shd w:val="clear" w:color="auto" w:fill="002060"/>
          </w:tcPr>
          <w:p w14:paraId="3A393471" w14:textId="35432CBE"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CDM_DEV3_SFDC</w:t>
            </w:r>
          </w:p>
        </w:tc>
      </w:tr>
      <w:tr w:rsidR="0032438A" w:rsidRPr="0032438A" w14:paraId="3EA5F179"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CA2D3A9"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SC</w:t>
            </w:r>
          </w:p>
        </w:tc>
        <w:tc>
          <w:tcPr>
            <w:tcW w:w="5245" w:type="dxa"/>
            <w:shd w:val="clear" w:color="auto" w:fill="002060"/>
          </w:tcPr>
          <w:p w14:paraId="2D9EC2DA" w14:textId="3EA2A9A6"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CDM_DEV3_SSC</w:t>
            </w:r>
          </w:p>
        </w:tc>
      </w:tr>
      <w:tr w:rsidR="0032438A" w:rsidRPr="0032438A" w14:paraId="0A208A14"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7F2D8559" w14:textId="22DF4DB9"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Sales</w:t>
            </w:r>
            <w:r w:rsidR="00F96609">
              <w:rPr>
                <w:rFonts w:asciiTheme="minorHAnsi" w:hAnsiTheme="minorHAnsi" w:cstheme="minorHAnsi"/>
                <w:b/>
                <w:bCs/>
                <w:i w:val="0"/>
                <w:iCs w:val="0"/>
                <w:color w:val="000000" w:themeColor="text1"/>
              </w:rPr>
              <w:t xml:space="preserve"> </w:t>
            </w:r>
            <w:r w:rsidRPr="00CF2451">
              <w:rPr>
                <w:rFonts w:asciiTheme="minorHAnsi" w:hAnsiTheme="minorHAnsi" w:cstheme="minorHAnsi"/>
                <w:b/>
                <w:bCs/>
                <w:i w:val="0"/>
                <w:iCs w:val="0"/>
                <w:color w:val="000000" w:themeColor="text1"/>
              </w:rPr>
              <w:t>connect</w:t>
            </w:r>
          </w:p>
        </w:tc>
        <w:tc>
          <w:tcPr>
            <w:tcW w:w="5245" w:type="dxa"/>
            <w:shd w:val="clear" w:color="auto" w:fill="002060"/>
          </w:tcPr>
          <w:p w14:paraId="106191BC" w14:textId="792C64B9"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CDM_DEV3_SSC</w:t>
            </w:r>
          </w:p>
        </w:tc>
      </w:tr>
      <w:tr w:rsidR="0032438A" w:rsidRPr="0032438A" w14:paraId="4F41642B"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D5DDE42"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PO</w:t>
            </w:r>
          </w:p>
        </w:tc>
        <w:tc>
          <w:tcPr>
            <w:tcW w:w="5245" w:type="dxa"/>
            <w:shd w:val="clear" w:color="auto" w:fill="002060"/>
          </w:tcPr>
          <w:p w14:paraId="35245E46" w14:textId="5B6D1249"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CDM_PO</w:t>
            </w:r>
          </w:p>
        </w:tc>
      </w:tr>
      <w:tr w:rsidR="0032438A" w:rsidRPr="0032438A" w14:paraId="3754A206"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1AAC9D11"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DMI</w:t>
            </w:r>
          </w:p>
        </w:tc>
        <w:tc>
          <w:tcPr>
            <w:tcW w:w="5245" w:type="dxa"/>
            <w:shd w:val="clear" w:color="auto" w:fill="002060"/>
          </w:tcPr>
          <w:p w14:paraId="6B1247AD" w14:textId="3945D504"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CDM_EACG</w:t>
            </w:r>
          </w:p>
        </w:tc>
      </w:tr>
      <w:tr w:rsidR="0032438A" w:rsidRPr="0032438A" w14:paraId="0DF84A22"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4D8827E"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DORIS</w:t>
            </w:r>
          </w:p>
        </w:tc>
        <w:tc>
          <w:tcPr>
            <w:tcW w:w="5245" w:type="dxa"/>
            <w:shd w:val="clear" w:color="auto" w:fill="002060"/>
          </w:tcPr>
          <w:p w14:paraId="4112EC19" w14:textId="152EF0C3"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CDM_DEV3_PRELANDING</w:t>
            </w:r>
          </w:p>
        </w:tc>
      </w:tr>
      <w:tr w:rsidR="0032438A" w:rsidRPr="0032438A" w14:paraId="51F62703"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0940C608"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FC</w:t>
            </w:r>
          </w:p>
        </w:tc>
        <w:tc>
          <w:tcPr>
            <w:tcW w:w="5245" w:type="dxa"/>
            <w:shd w:val="clear" w:color="auto" w:fill="002060"/>
          </w:tcPr>
          <w:p w14:paraId="14F9E5EB" w14:textId="18B5A881"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CDM_DEV3_FC</w:t>
            </w:r>
          </w:p>
        </w:tc>
      </w:tr>
      <w:tr w:rsidR="0032438A" w:rsidRPr="0032438A" w14:paraId="4102FD33"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B43723B"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TRAC</w:t>
            </w:r>
          </w:p>
        </w:tc>
        <w:tc>
          <w:tcPr>
            <w:tcW w:w="5245" w:type="dxa"/>
            <w:shd w:val="clear" w:color="auto" w:fill="002060"/>
          </w:tcPr>
          <w:p w14:paraId="158240F7" w14:textId="7D183D86"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CDM_DST</w:t>
            </w:r>
          </w:p>
        </w:tc>
      </w:tr>
      <w:tr w:rsidR="0032438A" w:rsidRPr="0032438A" w14:paraId="30E587DC"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2AB87395"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TA2000</w:t>
            </w:r>
          </w:p>
        </w:tc>
        <w:tc>
          <w:tcPr>
            <w:tcW w:w="5245" w:type="dxa"/>
            <w:shd w:val="clear" w:color="auto" w:fill="002060"/>
          </w:tcPr>
          <w:p w14:paraId="0136DDBF" w14:textId="7F525DD3"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CDM_DST</w:t>
            </w:r>
          </w:p>
        </w:tc>
      </w:tr>
      <w:tr w:rsidR="0032438A" w:rsidRPr="0032438A" w14:paraId="10B684F8"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7099C17C" w14:textId="6BB56F92"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Bright</w:t>
            </w:r>
            <w:r w:rsidR="00F96609">
              <w:rPr>
                <w:rFonts w:asciiTheme="minorHAnsi" w:hAnsiTheme="minorHAnsi" w:cstheme="minorHAnsi"/>
                <w:b/>
                <w:bCs/>
                <w:i w:val="0"/>
                <w:iCs w:val="0"/>
                <w:color w:val="000000" w:themeColor="text1"/>
              </w:rPr>
              <w:t xml:space="preserve"> </w:t>
            </w:r>
            <w:r w:rsidRPr="00CF2451">
              <w:rPr>
                <w:rFonts w:asciiTheme="minorHAnsi" w:hAnsiTheme="minorHAnsi" w:cstheme="minorHAnsi"/>
                <w:b/>
                <w:bCs/>
                <w:i w:val="0"/>
                <w:iCs w:val="0"/>
                <w:color w:val="000000" w:themeColor="text1"/>
              </w:rPr>
              <w:t>scope</w:t>
            </w:r>
          </w:p>
        </w:tc>
        <w:tc>
          <w:tcPr>
            <w:tcW w:w="5245" w:type="dxa"/>
            <w:shd w:val="clear" w:color="auto" w:fill="002060"/>
          </w:tcPr>
          <w:p w14:paraId="55A0B116" w14:textId="26F74903"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RPM_DEV</w:t>
            </w:r>
          </w:p>
        </w:tc>
      </w:tr>
      <w:tr w:rsidR="0032438A" w:rsidRPr="0032438A" w14:paraId="7326B2D4"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4517C7C1"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EI</w:t>
            </w:r>
          </w:p>
        </w:tc>
        <w:tc>
          <w:tcPr>
            <w:tcW w:w="5245" w:type="dxa"/>
            <w:shd w:val="clear" w:color="auto" w:fill="002060"/>
          </w:tcPr>
          <w:p w14:paraId="3C5710A7" w14:textId="7E298A39"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CDM_EI</w:t>
            </w:r>
          </w:p>
        </w:tc>
      </w:tr>
      <w:tr w:rsidR="0032438A" w:rsidRPr="0032438A" w14:paraId="493AD44C"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EA758E4"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RPA</w:t>
            </w:r>
          </w:p>
        </w:tc>
        <w:tc>
          <w:tcPr>
            <w:tcW w:w="5245" w:type="dxa"/>
            <w:shd w:val="clear" w:color="auto" w:fill="002060"/>
          </w:tcPr>
          <w:p w14:paraId="6509EFA1" w14:textId="36FFAEB1"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CDM_RPA</w:t>
            </w:r>
          </w:p>
        </w:tc>
      </w:tr>
    </w:tbl>
    <w:p w14:paraId="7548B3F6" w14:textId="77777777" w:rsidR="009F2AF0" w:rsidRDefault="009F2AF0" w:rsidP="006B54FA">
      <w:pPr>
        <w:spacing w:line="276" w:lineRule="auto"/>
        <w:rPr>
          <w:color w:val="000000" w:themeColor="text1"/>
        </w:rPr>
      </w:pPr>
    </w:p>
    <w:p w14:paraId="0DBE2742" w14:textId="77777777" w:rsidR="006B54FA" w:rsidRDefault="006B54FA" w:rsidP="006B54FA">
      <w:pPr>
        <w:spacing w:line="276" w:lineRule="auto"/>
        <w:rPr>
          <w:color w:val="000000" w:themeColor="text1"/>
        </w:rPr>
      </w:pPr>
    </w:p>
    <w:p w14:paraId="593511F7" w14:textId="19BC8B13" w:rsidR="006B54FA" w:rsidRPr="007F1E4D" w:rsidRDefault="006B54FA" w:rsidP="006B54FA">
      <w:pPr>
        <w:spacing w:line="276" w:lineRule="auto"/>
        <w:rPr>
          <w:b/>
          <w:bCs/>
          <w:color w:val="000000" w:themeColor="text1"/>
        </w:rPr>
      </w:pPr>
      <w:r w:rsidRPr="007F1E4D">
        <w:rPr>
          <w:b/>
          <w:bCs/>
          <w:color w:val="000000" w:themeColor="text1"/>
        </w:rPr>
        <w:t>Informatica repository for</w:t>
      </w:r>
      <w:r>
        <w:rPr>
          <w:b/>
          <w:bCs/>
          <w:color w:val="000000" w:themeColor="text1"/>
        </w:rPr>
        <w:t xml:space="preserve"> SFDC</w:t>
      </w:r>
    </w:p>
    <w:p w14:paraId="63FF173B" w14:textId="77777777" w:rsidR="006B54FA" w:rsidRPr="003B74CC" w:rsidRDefault="006B54FA" w:rsidP="006B54FA">
      <w:pPr>
        <w:spacing w:line="276" w:lineRule="auto"/>
        <w:rPr>
          <w:color w:val="000000" w:themeColor="text1"/>
        </w:rPr>
      </w:pPr>
      <w:r w:rsidRPr="003B74CC">
        <w:rPr>
          <w:color w:val="000000" w:themeColor="text1"/>
        </w:rPr>
        <w:t>Repository – pc105_repo_dev2_3</w:t>
      </w:r>
    </w:p>
    <w:p w14:paraId="4C2B1EDB" w14:textId="6356F331" w:rsidR="006B54FA" w:rsidRPr="003B74CC" w:rsidRDefault="006B54FA" w:rsidP="006B54FA">
      <w:pPr>
        <w:spacing w:line="276" w:lineRule="auto"/>
        <w:rPr>
          <w:color w:val="000000" w:themeColor="text1"/>
        </w:rPr>
      </w:pPr>
      <w:r w:rsidRPr="003B74CC">
        <w:rPr>
          <w:color w:val="000000" w:themeColor="text1"/>
        </w:rPr>
        <w:t>The folder structure below was followed for analysing the workflows and mappings</w:t>
      </w:r>
    </w:p>
    <w:p w14:paraId="2D4B8B08" w14:textId="77777777" w:rsidR="006B54FA" w:rsidRDefault="006B54FA" w:rsidP="006B54FA">
      <w:pPr>
        <w:pStyle w:val="ListParagraph"/>
        <w:spacing w:after="0" w:line="276" w:lineRule="auto"/>
        <w:ind w:left="1440"/>
        <w:rPr>
          <w:color w:val="000000" w:themeColor="text1"/>
        </w:rPr>
      </w:pPr>
    </w:p>
    <w:tbl>
      <w:tblPr>
        <w:tblStyle w:val="GridTable7Colorful-Accent5"/>
        <w:tblW w:w="0" w:type="auto"/>
        <w:tblInd w:w="5" w:type="dxa"/>
        <w:tblLayout w:type="fixed"/>
        <w:tblLook w:val="04A0" w:firstRow="1" w:lastRow="0" w:firstColumn="1" w:lastColumn="0" w:noHBand="0" w:noVBand="1"/>
      </w:tblPr>
      <w:tblGrid>
        <w:gridCol w:w="3969"/>
        <w:gridCol w:w="5245"/>
      </w:tblGrid>
      <w:tr w:rsidR="006B54FA" w14:paraId="48FA215B" w14:textId="77777777" w:rsidTr="00BB64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69" w:type="dxa"/>
          </w:tcPr>
          <w:p w14:paraId="462172B8" w14:textId="77777777" w:rsidR="006B54FA" w:rsidRPr="0032438A" w:rsidRDefault="006B54FA" w:rsidP="00B76650">
            <w:pPr>
              <w:pStyle w:val="ListParagraph"/>
              <w:spacing w:line="276" w:lineRule="auto"/>
              <w:ind w:left="0"/>
              <w:jc w:val="center"/>
              <w:rPr>
                <w:rFonts w:asciiTheme="minorHAnsi" w:hAnsiTheme="minorHAnsi" w:cstheme="minorHAnsi"/>
                <w:i w:val="0"/>
                <w:iCs w:val="0"/>
                <w:color w:val="000000" w:themeColor="text1"/>
                <w:sz w:val="24"/>
                <w:szCs w:val="24"/>
              </w:rPr>
            </w:pPr>
            <w:r w:rsidRPr="0032438A">
              <w:rPr>
                <w:rFonts w:asciiTheme="minorHAnsi" w:hAnsiTheme="minorHAnsi" w:cstheme="minorHAnsi"/>
                <w:i w:val="0"/>
                <w:iCs w:val="0"/>
                <w:color w:val="002060"/>
                <w:sz w:val="24"/>
                <w:szCs w:val="24"/>
              </w:rPr>
              <w:t>Source</w:t>
            </w:r>
          </w:p>
        </w:tc>
        <w:tc>
          <w:tcPr>
            <w:tcW w:w="5245" w:type="dxa"/>
          </w:tcPr>
          <w:p w14:paraId="0C3ADB42" w14:textId="77777777" w:rsidR="006B54FA" w:rsidRPr="007F1E4D" w:rsidRDefault="006B54FA" w:rsidP="00B76650">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i/>
                <w:iCs/>
                <w:color w:val="000000" w:themeColor="text1"/>
                <w:sz w:val="24"/>
                <w:szCs w:val="24"/>
              </w:rPr>
            </w:pPr>
            <w:r w:rsidRPr="0032438A">
              <w:rPr>
                <w:rFonts w:asciiTheme="minorHAnsi" w:hAnsiTheme="minorHAnsi" w:cstheme="minorHAnsi"/>
                <w:color w:val="002060"/>
                <w:sz w:val="24"/>
                <w:szCs w:val="24"/>
              </w:rPr>
              <w:t>Folder</w:t>
            </w:r>
          </w:p>
        </w:tc>
      </w:tr>
      <w:tr w:rsidR="006B54FA" w:rsidRPr="0032438A" w14:paraId="72714E13" w14:textId="77777777" w:rsidTr="00BB64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3EDE8A9B" w14:textId="6D44B661"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SFDC</w:t>
            </w:r>
          </w:p>
        </w:tc>
        <w:tc>
          <w:tcPr>
            <w:tcW w:w="5245" w:type="dxa"/>
            <w:shd w:val="clear" w:color="auto" w:fill="002060"/>
          </w:tcPr>
          <w:p w14:paraId="7A784162" w14:textId="5FD0633F" w:rsidR="006B54FA" w:rsidRPr="0032438A"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522E8B">
              <w:rPr>
                <w:color w:val="FFFFFF" w:themeColor="background1"/>
              </w:rPr>
              <w:t>SFDC_AF</w:t>
            </w:r>
          </w:p>
        </w:tc>
      </w:tr>
      <w:tr w:rsidR="006B54FA" w:rsidRPr="0032438A" w14:paraId="4442DF04" w14:textId="77777777" w:rsidTr="00BB64AF">
        <w:tc>
          <w:tcPr>
            <w:cnfStyle w:val="001000000000" w:firstRow="0" w:lastRow="0" w:firstColumn="1" w:lastColumn="0" w:oddVBand="0" w:evenVBand="0" w:oddHBand="0" w:evenHBand="0" w:firstRowFirstColumn="0" w:firstRowLastColumn="0" w:lastRowFirstColumn="0" w:lastRowLastColumn="0"/>
            <w:tcW w:w="3969" w:type="dxa"/>
          </w:tcPr>
          <w:p w14:paraId="7FCD2A4E" w14:textId="1B396C65"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7CDCF8D4" w14:textId="5863F09C" w:rsidR="006B54FA" w:rsidRPr="0032438A" w:rsidRDefault="006B54FA" w:rsidP="00B7665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522E8B">
              <w:rPr>
                <w:color w:val="FFFFFF" w:themeColor="background1"/>
              </w:rPr>
              <w:t>SFDC_CDM_INBOUND</w:t>
            </w:r>
          </w:p>
        </w:tc>
      </w:tr>
      <w:tr w:rsidR="006B54FA" w:rsidRPr="0032438A" w14:paraId="1AE53C74" w14:textId="77777777" w:rsidTr="00BB64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4727BFC" w14:textId="50F67D80"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470B6317" w14:textId="07E27581" w:rsidR="006B54FA" w:rsidRPr="0032438A"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522E8B">
              <w:rPr>
                <w:color w:val="FFFFFF" w:themeColor="background1"/>
              </w:rPr>
              <w:t>SFDC_CDM_PUBLISH</w:t>
            </w:r>
          </w:p>
        </w:tc>
      </w:tr>
      <w:tr w:rsidR="006B54FA" w:rsidRPr="0032438A" w14:paraId="0A886955" w14:textId="77777777" w:rsidTr="00BB64AF">
        <w:tc>
          <w:tcPr>
            <w:cnfStyle w:val="001000000000" w:firstRow="0" w:lastRow="0" w:firstColumn="1" w:lastColumn="0" w:oddVBand="0" w:evenVBand="0" w:oddHBand="0" w:evenHBand="0" w:firstRowFirstColumn="0" w:firstRowLastColumn="0" w:lastRowFirstColumn="0" w:lastRowLastColumn="0"/>
            <w:tcW w:w="3969" w:type="dxa"/>
          </w:tcPr>
          <w:p w14:paraId="674CF279" w14:textId="15C28C7D"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0DFEFEFA" w14:textId="43D642BC" w:rsidR="006B54FA" w:rsidRPr="0032438A" w:rsidRDefault="006B54FA" w:rsidP="00B7665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522E8B">
              <w:rPr>
                <w:color w:val="FFFFFF" w:themeColor="background1"/>
              </w:rPr>
              <w:t>SFDC_CONCUR</w:t>
            </w:r>
          </w:p>
        </w:tc>
      </w:tr>
      <w:tr w:rsidR="006B54FA" w:rsidRPr="0032438A" w14:paraId="0E7DAA3B" w14:textId="77777777" w:rsidTr="00B76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E3D914F" w14:textId="64A7FB87"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0AFC5CB8" w14:textId="4742EE59" w:rsidR="006B54FA" w:rsidRPr="00FB71B9"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ins w:id="6" w:author="Microsoft Word" w:date="2025-05-23T16:39:00Z" w16du:dateUtc="2025-05-23T11:09:00Z">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SFDC_COVERAGE</w:t>
              </w:r>
            </w:ins>
          </w:p>
        </w:tc>
      </w:tr>
      <w:tr w:rsidR="006B54FA" w:rsidRPr="0032438A" w14:paraId="3F55F14E" w14:textId="77777777" w:rsidTr="00B76650">
        <w:tc>
          <w:tcPr>
            <w:cnfStyle w:val="001000000000" w:firstRow="0" w:lastRow="0" w:firstColumn="1" w:lastColumn="0" w:oddVBand="0" w:evenVBand="0" w:oddHBand="0" w:evenHBand="0" w:firstRowFirstColumn="0" w:firstRowLastColumn="0" w:lastRowFirstColumn="0" w:lastRowLastColumn="0"/>
            <w:tcW w:w="3969" w:type="dxa"/>
          </w:tcPr>
          <w:p w14:paraId="05F8536F" w14:textId="261F8F76" w:rsidR="006B54FA" w:rsidRPr="00CF2451" w:rsidRDefault="006B54FA" w:rsidP="002821A1">
            <w:pPr>
              <w:pStyle w:val="ListParagraph"/>
              <w:spacing w:line="276" w:lineRule="auto"/>
              <w:ind w:left="0"/>
              <w:jc w:val="center"/>
              <w:rPr>
                <w:rFonts w:asciiTheme="minorHAnsi" w:hAnsiTheme="minorHAnsi" w:cstheme="minorHAnsi"/>
                <w:b/>
                <w:bCs/>
                <w:i w:val="0"/>
                <w:iCs w:val="0"/>
                <w:color w:val="000000" w:themeColor="text1"/>
              </w:rPr>
            </w:pPr>
          </w:p>
        </w:tc>
        <w:tc>
          <w:tcPr>
            <w:tcW w:w="5245" w:type="dxa"/>
            <w:shd w:val="clear" w:color="auto" w:fill="002060"/>
          </w:tcPr>
          <w:p w14:paraId="22A56D11" w14:textId="6E340590" w:rsidR="006B54FA" w:rsidRPr="00FB71B9" w:rsidRDefault="006B54FA" w:rsidP="00B7665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ins w:id="7" w:author="Microsoft Word" w:date="2025-05-23T16:39:00Z" w16du:dateUtc="2025-05-23T11:09:00Z">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w:t>
              </w:r>
              <w:r w:rsidRPr="00FB71B9">
                <w:rPr>
                  <w:color w:val="FFFFFF" w:themeColor="background1"/>
                </w:rPr>
                <w:t>_EACG</w:t>
              </w:r>
              <w:r w:rsidR="002821A1" w:rsidRPr="00FB71B9">
                <w:rPr>
                  <w:color w:val="FFFFFF" w:themeColor="background1"/>
                </w:rPr>
                <w:t>_INBOUND</w:t>
              </w:r>
            </w:ins>
          </w:p>
        </w:tc>
      </w:tr>
      <w:tr w:rsidR="006B54FA" w:rsidRPr="0032438A" w14:paraId="46D50192" w14:textId="77777777" w:rsidTr="00B76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F1705CA" w14:textId="14E50947"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11460907" w14:textId="52F113B6" w:rsidR="006B54FA" w:rsidRPr="00FB71B9"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ins w:id="8" w:author="Microsoft Word" w:date="2025-05-23T16:39:00Z" w16du:dateUtc="2025-05-23T11:09:00Z">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SFDC_INVESTMENT</w:t>
              </w:r>
            </w:ins>
          </w:p>
        </w:tc>
      </w:tr>
      <w:tr w:rsidR="006B54FA" w:rsidRPr="0032438A" w14:paraId="6BAAD371" w14:textId="77777777" w:rsidTr="00B76650">
        <w:tc>
          <w:tcPr>
            <w:cnfStyle w:val="001000000000" w:firstRow="0" w:lastRow="0" w:firstColumn="1" w:lastColumn="0" w:oddVBand="0" w:evenVBand="0" w:oddHBand="0" w:evenHBand="0" w:firstRowFirstColumn="0" w:firstRowLastColumn="0" w:lastRowFirstColumn="0" w:lastRowLastColumn="0"/>
            <w:tcW w:w="3969" w:type="dxa"/>
          </w:tcPr>
          <w:p w14:paraId="74AA286F" w14:textId="52895EBF"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3EDE27D4" w14:textId="119FD236" w:rsidR="006B54FA" w:rsidRPr="00FB71B9" w:rsidRDefault="006B54FA" w:rsidP="00B7665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ins w:id="9" w:author="Microsoft Word" w:date="2025-05-23T16:39:00Z" w16du:dateUtc="2025-05-23T11:09:00Z">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SFDC_IPBIOS</w:t>
              </w:r>
            </w:ins>
          </w:p>
        </w:tc>
      </w:tr>
      <w:tr w:rsidR="006B54FA" w:rsidRPr="0032438A" w14:paraId="27E51E93" w14:textId="77777777" w:rsidTr="00B76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37E97AE" w14:textId="5A87E579"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7A8DAAF9" w14:textId="4A172191" w:rsidR="006B54FA" w:rsidRPr="00FB71B9"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ins w:id="10" w:author="Microsoft Word" w:date="2025-05-23T16:39:00Z" w16du:dateUtc="2025-05-23T11:09:00Z">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SFDC_MAIN</w:t>
              </w:r>
            </w:ins>
          </w:p>
        </w:tc>
      </w:tr>
      <w:tr w:rsidR="006B54FA" w:rsidRPr="0032438A" w14:paraId="4A7844EC" w14:textId="77777777" w:rsidTr="00B76650">
        <w:tc>
          <w:tcPr>
            <w:cnfStyle w:val="001000000000" w:firstRow="0" w:lastRow="0" w:firstColumn="1" w:lastColumn="0" w:oddVBand="0" w:evenVBand="0" w:oddHBand="0" w:evenHBand="0" w:firstRowFirstColumn="0" w:firstRowLastColumn="0" w:lastRowFirstColumn="0" w:lastRowLastColumn="0"/>
            <w:tcW w:w="3969" w:type="dxa"/>
          </w:tcPr>
          <w:p w14:paraId="1BD2BAA8" w14:textId="4DC84201" w:rsidR="006B54FA" w:rsidRPr="00CF2451" w:rsidRDefault="006B54FA" w:rsidP="002821A1">
            <w:pPr>
              <w:pStyle w:val="ListParagraph"/>
              <w:spacing w:line="276" w:lineRule="auto"/>
              <w:ind w:left="0"/>
              <w:jc w:val="center"/>
              <w:rPr>
                <w:rFonts w:asciiTheme="minorHAnsi" w:hAnsiTheme="minorHAnsi" w:cstheme="minorHAnsi"/>
                <w:b/>
                <w:bCs/>
                <w:i w:val="0"/>
                <w:iCs w:val="0"/>
                <w:color w:val="000000" w:themeColor="text1"/>
              </w:rPr>
            </w:pPr>
          </w:p>
        </w:tc>
        <w:tc>
          <w:tcPr>
            <w:tcW w:w="5245" w:type="dxa"/>
            <w:shd w:val="clear" w:color="auto" w:fill="002060"/>
          </w:tcPr>
          <w:p w14:paraId="7E4F7CEB" w14:textId="6D43B416" w:rsidR="006B54FA" w:rsidRPr="00FB71B9" w:rsidRDefault="006B54FA" w:rsidP="00B7665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ins w:id="11" w:author="Microsoft Word" w:date="2025-05-23T16:39:00Z" w16du:dateUtc="2025-05-23T11:09:00Z">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SFDC_MSSBI</w:t>
              </w:r>
            </w:ins>
          </w:p>
        </w:tc>
      </w:tr>
      <w:tr w:rsidR="006B54FA" w:rsidRPr="0032438A" w14:paraId="7F1E7303" w14:textId="77777777" w:rsidTr="00B76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02F8EDD3" w14:textId="323D54A3"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22C87432" w14:textId="05A46710" w:rsidR="006B54FA" w:rsidRPr="00FB71B9"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ins w:id="12" w:author="Microsoft Word" w:date="2025-05-23T16:39:00Z" w16du:dateUtc="2025-05-23T11:09:00Z">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SFDC_NADIA</w:t>
              </w:r>
            </w:ins>
          </w:p>
        </w:tc>
      </w:tr>
      <w:tr w:rsidR="006B54FA" w:rsidRPr="0032438A" w14:paraId="1627B398" w14:textId="77777777" w:rsidTr="00B76650">
        <w:tc>
          <w:tcPr>
            <w:cnfStyle w:val="001000000000" w:firstRow="0" w:lastRow="0" w:firstColumn="1" w:lastColumn="0" w:oddVBand="0" w:evenVBand="0" w:oddHBand="0" w:evenHBand="0" w:firstRowFirstColumn="0" w:firstRowLastColumn="0" w:lastRowFirstColumn="0" w:lastRowLastColumn="0"/>
            <w:tcW w:w="3969" w:type="dxa"/>
          </w:tcPr>
          <w:p w14:paraId="4E2F2A8F" w14:textId="2562D888"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02807C28" w14:textId="3A861B69" w:rsidR="006B54FA" w:rsidRPr="00FB71B9" w:rsidRDefault="006B54FA" w:rsidP="00B7665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ins w:id="13" w:author="Microsoft Word" w:date="2025-05-23T16:39:00Z" w16du:dateUtc="2025-05-23T11:09:00Z">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SFDC_PUBLISH</w:t>
              </w:r>
            </w:ins>
          </w:p>
        </w:tc>
      </w:tr>
      <w:tr w:rsidR="006B54FA" w:rsidRPr="0032438A" w14:paraId="3E0E6DC1" w14:textId="77777777" w:rsidTr="00B76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0C219661" w14:textId="27742FDE"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7F92CEA4" w14:textId="142340A8" w:rsidR="006B54FA" w:rsidRPr="00FB71B9"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u w:val="single"/>
              </w:rPr>
            </w:pPr>
            <w:ins w:id="14" w:author="Microsoft Word" w:date="2025-05-23T16:39:00Z" w16du:dateUtc="2025-05-23T11:09:00Z">
              <w:r w:rsidRPr="00FB71B9">
                <w:rPr>
                  <w:rFonts w:ascii="Segoe UI Emoji" w:hAnsi="Segoe UI Emoji" w:cs="Segoe UI Emoji"/>
                  <w:color w:val="FFFFFF" w:themeColor="background1"/>
                  <w:u w:val="single"/>
                  <w:lang w:val="en-IN"/>
                </w:rPr>
                <w:t>📁</w:t>
              </w:r>
              <w:r w:rsidRPr="00FB71B9">
                <w:rPr>
                  <w:color w:val="FFFFFF" w:themeColor="background1"/>
                  <w:u w:val="single"/>
                  <w:lang w:val="en-IN"/>
                </w:rPr>
                <w:t xml:space="preserve"> </w:t>
              </w:r>
              <w:r w:rsidR="002821A1" w:rsidRPr="00FB71B9">
                <w:rPr>
                  <w:color w:val="FFFFFF" w:themeColor="background1"/>
                  <w:u w:val="single"/>
                </w:rPr>
                <w:t>SFDC_SFD_INBOUND</w:t>
              </w:r>
            </w:ins>
          </w:p>
        </w:tc>
      </w:tr>
    </w:tbl>
    <w:p w14:paraId="189CFA25" w14:textId="77777777" w:rsidR="006B54FA" w:rsidRPr="006B54FA" w:rsidRDefault="006B54FA" w:rsidP="006B54FA">
      <w:pPr>
        <w:spacing w:line="276" w:lineRule="auto"/>
        <w:rPr>
          <w:color w:val="000000" w:themeColor="text1"/>
        </w:rPr>
      </w:pPr>
    </w:p>
    <w:p w14:paraId="23D73FA9" w14:textId="77777777" w:rsidR="009F2AF0" w:rsidRDefault="009F2AF0" w:rsidP="009F2AF0">
      <w:pPr>
        <w:pStyle w:val="ListParagraph"/>
        <w:spacing w:after="0" w:line="276" w:lineRule="auto"/>
        <w:ind w:left="1080"/>
        <w:rPr>
          <w:color w:val="000000" w:themeColor="text1"/>
        </w:rPr>
      </w:pPr>
    </w:p>
    <w:p w14:paraId="13B20140" w14:textId="77777777" w:rsidR="009F2AF0" w:rsidRDefault="009F2AF0" w:rsidP="007F1E4D">
      <w:pPr>
        <w:spacing w:line="276" w:lineRule="auto"/>
        <w:rPr>
          <w:b/>
          <w:bCs/>
          <w:color w:val="000000" w:themeColor="text1"/>
        </w:rPr>
      </w:pPr>
      <w:r w:rsidRPr="007F1E4D">
        <w:rPr>
          <w:b/>
          <w:bCs/>
          <w:color w:val="000000" w:themeColor="text1"/>
        </w:rPr>
        <w:t>SQL Server instance (CSSCDM/ORX)</w:t>
      </w:r>
    </w:p>
    <w:p w14:paraId="08923843" w14:textId="77777777" w:rsidR="0032438A" w:rsidRDefault="0032438A" w:rsidP="007F1E4D">
      <w:pPr>
        <w:spacing w:line="276" w:lineRule="auto"/>
        <w:rPr>
          <w:b/>
          <w:bCs/>
          <w:color w:val="000000" w:themeColor="text1"/>
        </w:rPr>
      </w:pPr>
    </w:p>
    <w:tbl>
      <w:tblPr>
        <w:tblStyle w:val="TableGrid"/>
        <w:tblW w:w="0" w:type="auto"/>
        <w:tblLook w:val="04A0" w:firstRow="1" w:lastRow="0" w:firstColumn="1" w:lastColumn="0" w:noHBand="0" w:noVBand="1"/>
      </w:tblPr>
      <w:tblGrid>
        <w:gridCol w:w="2972"/>
        <w:gridCol w:w="6038"/>
      </w:tblGrid>
      <w:tr w:rsidR="008457BA" w14:paraId="0FF4748D" w14:textId="77777777" w:rsidTr="008457BA">
        <w:tc>
          <w:tcPr>
            <w:tcW w:w="2972" w:type="dxa"/>
            <w:shd w:val="clear" w:color="auto" w:fill="002060"/>
          </w:tcPr>
          <w:p w14:paraId="21488B95" w14:textId="7AE435C9" w:rsidR="008457BA" w:rsidRPr="0032438A" w:rsidRDefault="008457BA" w:rsidP="007F1E4D">
            <w:pPr>
              <w:spacing w:line="276" w:lineRule="auto"/>
              <w:rPr>
                <w:rFonts w:asciiTheme="minorHAnsi" w:hAnsiTheme="minorHAnsi" w:cstheme="minorHAnsi"/>
                <w:b/>
                <w:bCs/>
                <w:color w:val="FFFFFF" w:themeColor="background1"/>
                <w:sz w:val="22"/>
                <w:szCs w:val="22"/>
              </w:rPr>
            </w:pPr>
            <w:r w:rsidRPr="0032438A">
              <w:rPr>
                <w:rFonts w:asciiTheme="minorHAnsi" w:hAnsiTheme="minorHAnsi" w:cstheme="minorHAnsi"/>
                <w:b/>
                <w:bCs/>
                <w:color w:val="FFFFFF" w:themeColor="background1"/>
                <w:sz w:val="22"/>
                <w:szCs w:val="22"/>
              </w:rPr>
              <w:t>SQL Server</w:t>
            </w:r>
          </w:p>
        </w:tc>
        <w:tc>
          <w:tcPr>
            <w:tcW w:w="6038" w:type="dxa"/>
          </w:tcPr>
          <w:p w14:paraId="771F89C0" w14:textId="6B02E2D7" w:rsidR="008457BA" w:rsidRPr="0032438A" w:rsidRDefault="008457BA" w:rsidP="007F1E4D">
            <w:pPr>
              <w:spacing w:line="276" w:lineRule="auto"/>
              <w:rPr>
                <w:rFonts w:asciiTheme="minorHAnsi" w:hAnsiTheme="minorHAnsi" w:cstheme="minorHAnsi"/>
                <w:b/>
                <w:bCs/>
                <w:color w:val="000000" w:themeColor="text1"/>
                <w:sz w:val="22"/>
                <w:szCs w:val="22"/>
              </w:rPr>
            </w:pPr>
            <w:r w:rsidRPr="0032438A">
              <w:rPr>
                <w:rFonts w:asciiTheme="minorHAnsi" w:hAnsiTheme="minorHAnsi" w:cstheme="minorHAnsi"/>
                <w:color w:val="000000" w:themeColor="text1"/>
                <w:sz w:val="22"/>
                <w:szCs w:val="22"/>
              </w:rPr>
              <w:t>w908925\CGSQL</w:t>
            </w:r>
          </w:p>
        </w:tc>
      </w:tr>
      <w:tr w:rsidR="0032438A" w14:paraId="4F7CE5BD" w14:textId="77777777" w:rsidTr="00CC0E27">
        <w:tc>
          <w:tcPr>
            <w:tcW w:w="9010" w:type="dxa"/>
            <w:gridSpan w:val="2"/>
            <w:shd w:val="clear" w:color="auto" w:fill="002060"/>
          </w:tcPr>
          <w:p w14:paraId="0B3A1D26" w14:textId="4D58793C" w:rsidR="0032438A" w:rsidRPr="0032438A" w:rsidRDefault="0032438A" w:rsidP="0032438A">
            <w:pPr>
              <w:spacing w:line="276" w:lineRule="auto"/>
              <w:jc w:val="center"/>
              <w:rPr>
                <w:rFonts w:asciiTheme="minorHAnsi" w:hAnsiTheme="minorHAnsi" w:cstheme="minorHAnsi"/>
                <w:b/>
                <w:bCs/>
                <w:color w:val="000000" w:themeColor="text1"/>
                <w:sz w:val="22"/>
                <w:szCs w:val="22"/>
              </w:rPr>
            </w:pPr>
            <w:r w:rsidRPr="0032438A">
              <w:rPr>
                <w:rFonts w:asciiTheme="minorHAnsi" w:hAnsiTheme="minorHAnsi" w:cstheme="minorHAnsi"/>
                <w:b/>
                <w:bCs/>
                <w:color w:val="FFFFFF" w:themeColor="background1"/>
                <w:sz w:val="22"/>
                <w:szCs w:val="22"/>
              </w:rPr>
              <w:t>Schema Name</w:t>
            </w:r>
          </w:p>
        </w:tc>
      </w:tr>
      <w:tr w:rsidR="008457BA" w14:paraId="4B226BE4" w14:textId="77777777" w:rsidTr="008457BA">
        <w:tc>
          <w:tcPr>
            <w:tcW w:w="2972" w:type="dxa"/>
            <w:shd w:val="clear" w:color="auto" w:fill="002060"/>
          </w:tcPr>
          <w:p w14:paraId="05866093" w14:textId="44A9EB73" w:rsidR="008457BA" w:rsidRPr="0032438A" w:rsidRDefault="008457BA" w:rsidP="008457BA">
            <w:pPr>
              <w:spacing w:line="276" w:lineRule="auto"/>
              <w:jc w:val="right"/>
              <w:rPr>
                <w:rFonts w:asciiTheme="minorHAnsi" w:hAnsiTheme="minorHAnsi" w:cstheme="minorHAnsi"/>
                <w:b/>
                <w:bCs/>
                <w:color w:val="FFFFFF" w:themeColor="background1"/>
                <w:sz w:val="22"/>
                <w:szCs w:val="22"/>
              </w:rPr>
            </w:pPr>
            <w:r w:rsidRPr="0032438A">
              <w:rPr>
                <w:rFonts w:asciiTheme="minorHAnsi" w:hAnsiTheme="minorHAnsi" w:cstheme="minorHAnsi"/>
                <w:b/>
                <w:bCs/>
                <w:color w:val="FFFFFF" w:themeColor="background1"/>
                <w:sz w:val="22"/>
                <w:szCs w:val="22"/>
              </w:rPr>
              <w:t>MSSCDM_PRD/DEV</w:t>
            </w:r>
          </w:p>
        </w:tc>
        <w:tc>
          <w:tcPr>
            <w:tcW w:w="6038" w:type="dxa"/>
          </w:tcPr>
          <w:p w14:paraId="0F33A3DF" w14:textId="5338CC10" w:rsidR="008457BA" w:rsidRPr="0032438A" w:rsidRDefault="008457BA" w:rsidP="007F1E4D">
            <w:pPr>
              <w:spacing w:line="276" w:lineRule="auto"/>
              <w:rPr>
                <w:rFonts w:asciiTheme="minorHAnsi" w:hAnsiTheme="minorHAnsi" w:cstheme="minorHAnsi"/>
                <w:b/>
                <w:bCs/>
                <w:color w:val="000000" w:themeColor="text1"/>
                <w:sz w:val="22"/>
                <w:szCs w:val="22"/>
              </w:rPr>
            </w:pPr>
            <w:r w:rsidRPr="0032438A">
              <w:rPr>
                <w:rFonts w:asciiTheme="minorHAnsi" w:hAnsiTheme="minorHAnsi" w:cstheme="minorHAnsi"/>
                <w:color w:val="000000" w:themeColor="text1"/>
                <w:sz w:val="22"/>
                <w:szCs w:val="22"/>
              </w:rPr>
              <w:t>Preland, Today, Previous layer</w:t>
            </w:r>
          </w:p>
        </w:tc>
      </w:tr>
      <w:tr w:rsidR="008457BA" w14:paraId="2C69E21D" w14:textId="77777777" w:rsidTr="008457BA">
        <w:tc>
          <w:tcPr>
            <w:tcW w:w="2972" w:type="dxa"/>
            <w:shd w:val="clear" w:color="auto" w:fill="002060"/>
          </w:tcPr>
          <w:p w14:paraId="60313D40" w14:textId="48F9007E" w:rsidR="008457BA" w:rsidRPr="0032438A" w:rsidRDefault="008457BA" w:rsidP="008457BA">
            <w:pPr>
              <w:spacing w:line="276" w:lineRule="auto"/>
              <w:jc w:val="right"/>
              <w:rPr>
                <w:rFonts w:asciiTheme="minorHAnsi" w:hAnsiTheme="minorHAnsi" w:cstheme="minorHAnsi"/>
                <w:b/>
                <w:bCs/>
                <w:color w:val="FFFFFF" w:themeColor="background1"/>
                <w:sz w:val="22"/>
                <w:szCs w:val="22"/>
              </w:rPr>
            </w:pPr>
            <w:r w:rsidRPr="0032438A">
              <w:rPr>
                <w:rFonts w:asciiTheme="minorHAnsi" w:hAnsiTheme="minorHAnsi" w:cstheme="minorHAnsi"/>
                <w:b/>
                <w:bCs/>
                <w:color w:val="FFFFFF" w:themeColor="background1"/>
                <w:sz w:val="22"/>
                <w:szCs w:val="22"/>
              </w:rPr>
              <w:t>CMS_ORX_10_3/DEV3</w:t>
            </w:r>
          </w:p>
        </w:tc>
        <w:tc>
          <w:tcPr>
            <w:tcW w:w="6038" w:type="dxa"/>
          </w:tcPr>
          <w:p w14:paraId="5C07A5A0" w14:textId="1FE1F9D4" w:rsidR="008457BA" w:rsidRPr="0032438A" w:rsidRDefault="008457BA" w:rsidP="007F1E4D">
            <w:pPr>
              <w:spacing w:line="276" w:lineRule="auto"/>
              <w:rPr>
                <w:rFonts w:asciiTheme="minorHAnsi" w:hAnsiTheme="minorHAnsi" w:cstheme="minorHAnsi"/>
                <w:b/>
                <w:bCs/>
                <w:color w:val="000000" w:themeColor="text1"/>
                <w:sz w:val="22"/>
                <w:szCs w:val="22"/>
              </w:rPr>
            </w:pPr>
            <w:r w:rsidRPr="0032438A">
              <w:rPr>
                <w:rFonts w:asciiTheme="minorHAnsi" w:hAnsiTheme="minorHAnsi" w:cstheme="minorHAnsi"/>
                <w:color w:val="000000" w:themeColor="text1"/>
                <w:sz w:val="22"/>
                <w:szCs w:val="22"/>
              </w:rPr>
              <w:t>Landing layer tables</w:t>
            </w:r>
          </w:p>
        </w:tc>
      </w:tr>
    </w:tbl>
    <w:p w14:paraId="7F1C47BE" w14:textId="77777777" w:rsidR="009305F3" w:rsidRPr="009305F3" w:rsidRDefault="009305F3" w:rsidP="009305F3">
      <w:pPr>
        <w:spacing w:line="257" w:lineRule="auto"/>
        <w:rPr>
          <w:color w:val="000000" w:themeColor="text1"/>
        </w:rPr>
      </w:pPr>
    </w:p>
    <w:p w14:paraId="6094CCAF" w14:textId="77777777" w:rsidR="009F2AF0" w:rsidRDefault="009F2AF0" w:rsidP="009F2AF0">
      <w:pPr>
        <w:spacing w:line="257" w:lineRule="auto"/>
        <w:rPr>
          <w:b/>
          <w:bCs/>
          <w:color w:val="000000" w:themeColor="text1"/>
          <w:szCs w:val="22"/>
        </w:rPr>
      </w:pPr>
    </w:p>
    <w:p w14:paraId="477D4A8A" w14:textId="38CECEB2" w:rsidR="009F2AF0" w:rsidRPr="001712C1" w:rsidRDefault="007C7A9A" w:rsidP="007C7A9A">
      <w:pPr>
        <w:spacing w:line="257" w:lineRule="auto"/>
        <w:rPr>
          <w:b/>
          <w:bCs/>
          <w:color w:val="000000" w:themeColor="text1"/>
          <w:sz w:val="28"/>
          <w:szCs w:val="28"/>
        </w:rPr>
      </w:pPr>
      <w:r>
        <w:rPr>
          <w:b/>
          <w:bCs/>
          <w:color w:val="000000" w:themeColor="text1"/>
          <w:sz w:val="28"/>
          <w:szCs w:val="28"/>
        </w:rPr>
        <w:t xml:space="preserve">1.3.3 </w:t>
      </w:r>
      <w:r w:rsidR="001712C1" w:rsidRPr="001712C1">
        <w:rPr>
          <w:b/>
          <w:bCs/>
          <w:color w:val="000000" w:themeColor="text1"/>
          <w:sz w:val="28"/>
          <w:szCs w:val="28"/>
        </w:rPr>
        <w:t>Autosys</w:t>
      </w:r>
      <w:r w:rsidR="001712C1" w:rsidRPr="00B552CD">
        <w:rPr>
          <w:rFonts w:cstheme="minorHAnsi"/>
          <w:b/>
          <w:bCs/>
          <w:sz w:val="28"/>
          <w:szCs w:val="28"/>
        </w:rPr>
        <w:t xml:space="preserve"> </w:t>
      </w:r>
      <w:r w:rsidR="009F2AF0" w:rsidRPr="001712C1">
        <w:rPr>
          <w:b/>
          <w:bCs/>
          <w:color w:val="000000" w:themeColor="text1"/>
          <w:sz w:val="28"/>
          <w:szCs w:val="28"/>
        </w:rPr>
        <w:t>Jobs</w:t>
      </w:r>
    </w:p>
    <w:p w14:paraId="02B7D58A" w14:textId="77777777" w:rsidR="001712C1" w:rsidRDefault="001712C1" w:rsidP="009F2AF0">
      <w:pPr>
        <w:spacing w:line="257" w:lineRule="auto"/>
        <w:ind w:left="720" w:firstLine="720"/>
        <w:rPr>
          <w:b/>
          <w:bCs/>
          <w:color w:val="000000" w:themeColor="text1"/>
          <w:szCs w:val="22"/>
        </w:rPr>
      </w:pPr>
    </w:p>
    <w:p w14:paraId="2CA1585D" w14:textId="1AEFF5DD" w:rsidR="009F2AF0" w:rsidRDefault="009F2AF0" w:rsidP="007F1E4D">
      <w:pPr>
        <w:spacing w:line="257" w:lineRule="auto"/>
        <w:rPr>
          <w:color w:val="000000" w:themeColor="text1"/>
          <w:szCs w:val="22"/>
        </w:rPr>
      </w:pPr>
      <w:r>
        <w:rPr>
          <w:b/>
          <w:bCs/>
          <w:color w:val="000000" w:themeColor="text1"/>
          <w:szCs w:val="22"/>
        </w:rPr>
        <w:t xml:space="preserve">Command Type </w:t>
      </w:r>
      <w:r w:rsidRPr="002968BB">
        <w:rPr>
          <w:color w:val="000000" w:themeColor="text1"/>
          <w:szCs w:val="22"/>
        </w:rPr>
        <w:t xml:space="preserve">– </w:t>
      </w:r>
      <w:r>
        <w:rPr>
          <w:color w:val="000000" w:themeColor="text1"/>
          <w:szCs w:val="22"/>
        </w:rPr>
        <w:t xml:space="preserve">Looking at the Autosys JIL file we categorized jobs based on command </w:t>
      </w:r>
    </w:p>
    <w:p w14:paraId="44C7C585" w14:textId="77777777" w:rsidR="009F2AF0" w:rsidRDefault="009F2AF0" w:rsidP="007F1E4D">
      <w:pPr>
        <w:spacing w:line="257" w:lineRule="auto"/>
        <w:rPr>
          <w:color w:val="000000" w:themeColor="text1"/>
          <w:szCs w:val="22"/>
        </w:rPr>
      </w:pPr>
      <w:r>
        <w:rPr>
          <w:color w:val="000000" w:themeColor="text1"/>
          <w:szCs w:val="22"/>
        </w:rPr>
        <w:t xml:space="preserve">types like sh/ksh/pl calling the shell or perl scripts, ctl calling the powercenter workflows </w:t>
      </w:r>
    </w:p>
    <w:p w14:paraId="3EF16213" w14:textId="77777777" w:rsidR="009F2AF0" w:rsidRDefault="009F2AF0" w:rsidP="007F1E4D">
      <w:pPr>
        <w:spacing w:line="257" w:lineRule="auto"/>
        <w:rPr>
          <w:b/>
          <w:bCs/>
          <w:color w:val="000000" w:themeColor="text1"/>
          <w:szCs w:val="22"/>
        </w:rPr>
      </w:pPr>
      <w:r>
        <w:rPr>
          <w:color w:val="000000" w:themeColor="text1"/>
          <w:szCs w:val="22"/>
        </w:rPr>
        <w:t>and fw  file watcher are the jobs for monitoring the files</w:t>
      </w:r>
      <w:r w:rsidRPr="002968BB">
        <w:rPr>
          <w:color w:val="000000" w:themeColor="text1"/>
          <w:szCs w:val="22"/>
        </w:rPr>
        <w:t>.</w:t>
      </w:r>
    </w:p>
    <w:p w14:paraId="4900D8C6" w14:textId="77777777" w:rsidR="009F2AF0" w:rsidRDefault="009F2AF0" w:rsidP="00740BF7">
      <w:pPr>
        <w:spacing w:line="257" w:lineRule="auto"/>
        <w:rPr>
          <w:b/>
          <w:bCs/>
          <w:color w:val="000000" w:themeColor="text1"/>
          <w:szCs w:val="22"/>
        </w:rPr>
      </w:pPr>
    </w:p>
    <w:p w14:paraId="4089106D" w14:textId="77777777" w:rsidR="009F2AF0" w:rsidRDefault="009F2AF0" w:rsidP="007F1E4D">
      <w:pPr>
        <w:spacing w:line="257" w:lineRule="auto"/>
        <w:rPr>
          <w:color w:val="000000" w:themeColor="text1"/>
          <w:szCs w:val="22"/>
        </w:rPr>
      </w:pPr>
      <w:r>
        <w:rPr>
          <w:b/>
          <w:bCs/>
          <w:color w:val="000000" w:themeColor="text1"/>
          <w:szCs w:val="22"/>
        </w:rPr>
        <w:t xml:space="preserve">Not Running Jobs </w:t>
      </w:r>
      <w:r w:rsidRPr="002968BB">
        <w:rPr>
          <w:color w:val="000000" w:themeColor="text1"/>
          <w:szCs w:val="22"/>
        </w:rPr>
        <w:t>– Identify the complete list of jobs (</w:t>
      </w:r>
      <w:r>
        <w:rPr>
          <w:color w:val="000000" w:themeColor="text1"/>
          <w:szCs w:val="22"/>
        </w:rPr>
        <w:t>X</w:t>
      </w:r>
      <w:r w:rsidRPr="002968BB">
        <w:rPr>
          <w:color w:val="000000" w:themeColor="text1"/>
          <w:szCs w:val="22"/>
        </w:rPr>
        <w:t xml:space="preserve">) and jobs that are </w:t>
      </w:r>
      <w:r>
        <w:rPr>
          <w:color w:val="000000" w:themeColor="text1"/>
          <w:szCs w:val="22"/>
        </w:rPr>
        <w:t xml:space="preserve">not </w:t>
      </w:r>
      <w:r w:rsidRPr="002968BB">
        <w:rPr>
          <w:color w:val="000000" w:themeColor="text1"/>
          <w:szCs w:val="22"/>
        </w:rPr>
        <w:t xml:space="preserve">running in </w:t>
      </w:r>
    </w:p>
    <w:p w14:paraId="65480009" w14:textId="77777777" w:rsidR="009F2AF0" w:rsidRPr="002968BB" w:rsidRDefault="009F2AF0" w:rsidP="007F1E4D">
      <w:pPr>
        <w:spacing w:line="257" w:lineRule="auto"/>
        <w:rPr>
          <w:color w:val="000000" w:themeColor="text1"/>
          <w:szCs w:val="22"/>
        </w:rPr>
      </w:pPr>
      <w:r w:rsidRPr="002968BB">
        <w:rPr>
          <w:color w:val="000000" w:themeColor="text1"/>
          <w:szCs w:val="22"/>
        </w:rPr>
        <w:t xml:space="preserve">last 6 months (Y). The X-Y will give the list of jobs that need to be confirmed by CG on </w:t>
      </w:r>
    </w:p>
    <w:p w14:paraId="16363C54" w14:textId="77777777" w:rsidR="009F2AF0" w:rsidRDefault="009F2AF0" w:rsidP="007F1E4D">
      <w:pPr>
        <w:spacing w:line="257" w:lineRule="auto"/>
        <w:rPr>
          <w:b/>
          <w:bCs/>
          <w:color w:val="000000" w:themeColor="text1"/>
          <w:szCs w:val="22"/>
        </w:rPr>
      </w:pPr>
      <w:r w:rsidRPr="002968BB">
        <w:rPr>
          <w:color w:val="000000" w:themeColor="text1"/>
          <w:szCs w:val="22"/>
        </w:rPr>
        <w:t>migration readiness.</w:t>
      </w:r>
      <w:r>
        <w:rPr>
          <w:b/>
          <w:bCs/>
          <w:color w:val="000000" w:themeColor="text1"/>
          <w:szCs w:val="22"/>
        </w:rPr>
        <w:tab/>
      </w:r>
    </w:p>
    <w:p w14:paraId="39B51AF0" w14:textId="77777777" w:rsidR="009F2AF0" w:rsidRDefault="009F2AF0" w:rsidP="009F2AF0">
      <w:pPr>
        <w:spacing w:line="257" w:lineRule="auto"/>
        <w:rPr>
          <w:b/>
          <w:bCs/>
          <w:color w:val="000000" w:themeColor="text1"/>
          <w:szCs w:val="22"/>
        </w:rPr>
      </w:pPr>
      <w:r>
        <w:rPr>
          <w:b/>
          <w:bCs/>
          <w:color w:val="000000" w:themeColor="text1"/>
          <w:szCs w:val="22"/>
        </w:rPr>
        <w:tab/>
      </w:r>
      <w:r>
        <w:rPr>
          <w:b/>
          <w:bCs/>
          <w:color w:val="000000" w:themeColor="text1"/>
          <w:szCs w:val="22"/>
        </w:rPr>
        <w:tab/>
      </w:r>
    </w:p>
    <w:p w14:paraId="73D73A68" w14:textId="1441EB62" w:rsidR="009F2AF0" w:rsidRPr="00184344" w:rsidRDefault="009F2AF0" w:rsidP="009F2AF0">
      <w:pPr>
        <w:spacing w:line="257" w:lineRule="auto"/>
        <w:rPr>
          <w:color w:val="000000" w:themeColor="text1"/>
          <w:szCs w:val="22"/>
        </w:rPr>
      </w:pPr>
      <w:r>
        <w:rPr>
          <w:b/>
          <w:bCs/>
          <w:color w:val="000000" w:themeColor="text1"/>
          <w:szCs w:val="22"/>
        </w:rPr>
        <w:t xml:space="preserve">Long Running Jobs – </w:t>
      </w:r>
      <w:r w:rsidRPr="00184344">
        <w:rPr>
          <w:color w:val="000000" w:themeColor="text1"/>
          <w:szCs w:val="22"/>
        </w:rPr>
        <w:t>Extract the duration of jobs for last 6 months. Find the median</w:t>
      </w:r>
    </w:p>
    <w:p w14:paraId="22E8A417" w14:textId="6BF82ACE" w:rsidR="009F2AF0" w:rsidRDefault="009F2AF0" w:rsidP="009F2AF0">
      <w:pPr>
        <w:spacing w:line="257" w:lineRule="auto"/>
        <w:rPr>
          <w:color w:val="000000" w:themeColor="text1"/>
          <w:szCs w:val="22"/>
        </w:rPr>
      </w:pPr>
      <w:r w:rsidRPr="00184344">
        <w:rPr>
          <w:color w:val="000000" w:themeColor="text1"/>
          <w:szCs w:val="22"/>
        </w:rPr>
        <w:t xml:space="preserve">values for each job. Order descending based on duration. Get the confirmation from CG </w:t>
      </w:r>
    </w:p>
    <w:p w14:paraId="5D3EDB4A" w14:textId="2A8F1C78" w:rsidR="009F2AF0" w:rsidRPr="00184344" w:rsidRDefault="009F2AF0" w:rsidP="007F1E4D">
      <w:pPr>
        <w:spacing w:line="257" w:lineRule="auto"/>
        <w:rPr>
          <w:color w:val="000000" w:themeColor="text1"/>
          <w:szCs w:val="22"/>
        </w:rPr>
      </w:pPr>
      <w:r w:rsidRPr="00184344">
        <w:rPr>
          <w:color w:val="000000" w:themeColor="text1"/>
          <w:szCs w:val="22"/>
        </w:rPr>
        <w:t>for an acceptable duration. The jobs falling over the acceptance level need to be identified as long-running jobs.</w:t>
      </w:r>
    </w:p>
    <w:p w14:paraId="5636DE0D" w14:textId="77777777" w:rsidR="00C61943" w:rsidRDefault="00C61943" w:rsidP="009F2AF0">
      <w:pPr>
        <w:spacing w:line="257" w:lineRule="auto"/>
        <w:rPr>
          <w:b/>
          <w:bCs/>
          <w:color w:val="000000" w:themeColor="text1"/>
          <w:szCs w:val="22"/>
        </w:rPr>
      </w:pPr>
    </w:p>
    <w:p w14:paraId="3AE67AE3" w14:textId="32C2847E" w:rsidR="00DB3403" w:rsidRDefault="00DB3403" w:rsidP="009F2AF0">
      <w:pPr>
        <w:spacing w:line="257" w:lineRule="auto"/>
        <w:rPr>
          <w:b/>
          <w:bCs/>
          <w:color w:val="000000" w:themeColor="text1"/>
          <w:szCs w:val="22"/>
        </w:rPr>
      </w:pPr>
      <w:r>
        <w:rPr>
          <w:noProof/>
          <w:color w:val="000000" w:themeColor="text1"/>
        </w:rPr>
        <mc:AlternateContent>
          <mc:Choice Requires="wps">
            <w:drawing>
              <wp:anchor distT="0" distB="0" distL="114300" distR="114300" simplePos="0" relativeHeight="251660679" behindDoc="0" locked="0" layoutInCell="1" allowOverlap="1" wp14:anchorId="6B619503" wp14:editId="199E799F">
                <wp:simplePos x="0" y="0"/>
                <wp:positionH relativeFrom="margin">
                  <wp:posOffset>0</wp:posOffset>
                </wp:positionH>
                <wp:positionV relativeFrom="paragraph">
                  <wp:posOffset>-635</wp:posOffset>
                </wp:positionV>
                <wp:extent cx="6055941" cy="355310"/>
                <wp:effectExtent l="0" t="0" r="21590" b="26035"/>
                <wp:wrapNone/>
                <wp:docPr id="464702164"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7052D4F" w14:textId="2E4FE5A3" w:rsidR="00DB3403" w:rsidRPr="00697030" w:rsidRDefault="00DB3403" w:rsidP="00DB3403">
                            <w:pPr>
                              <w:jc w:val="center"/>
                              <w:rPr>
                                <w:b/>
                                <w:bCs/>
                                <w:color w:val="002060"/>
                              </w:rPr>
                            </w:pPr>
                            <w:hyperlink r:id="rId23" w:history="1">
                              <w:r w:rsidRPr="00E20EA5">
                                <w:rPr>
                                  <w:rStyle w:val="Hyperlink"/>
                                  <w:b/>
                                  <w:bCs/>
                                  <w:szCs w:val="22"/>
                                </w:rPr>
                                <w:t>7. Analysis of Long Running Jobs and Jobs that did not run for longer time. - MSS CLIENT DATA MASTER - Confluence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619503" id="_x0000_s1033" style="position:absolute;margin-left:0;margin-top:-.05pt;width:476.85pt;height:28pt;z-index:2516606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" filled="f" strokecolor="black [3200]">
                <v:textbox>
                  <w:txbxContent>
                    <w:p w14:paraId="37052D4F" w14:textId="2E4FE5A3" w:rsidR="00DB3403" w:rsidRPr="00697030" w:rsidRDefault="00DB3403" w:rsidP="00DB3403">
                      <w:pPr>
                        <w:jc w:val="center"/>
                        <w:rPr>
                          <w:b/>
                          <w:bCs/>
                          <w:color w:val="002060"/>
                        </w:rPr>
                      </w:pPr>
                      <w:hyperlink r:id="rId24" w:history="1">
                        <w:r w:rsidRPr="00E20EA5">
                          <w:rPr>
                            <w:rStyle w:val="Hyperlink"/>
                            <w:b/>
                            <w:bCs/>
                            <w:szCs w:val="22"/>
                          </w:rPr>
                          <w:t>7. Analysis of Long Running Jobs and Jobs that did not run for longer time. - MSS CLIENT DATA MASTER - Confluence</w:t>
                        </w:r>
                      </w:hyperlink>
                    </w:p>
                  </w:txbxContent>
                </v:textbox>
                <w10:wrap anchorx="margin"/>
              </v:roundrect>
            </w:pict>
          </mc:Fallback>
        </mc:AlternateContent>
      </w:r>
    </w:p>
    <w:p w14:paraId="1223B49C" w14:textId="77777777" w:rsidR="00DB3403" w:rsidRDefault="00DB3403" w:rsidP="009F2AF0">
      <w:pPr>
        <w:spacing w:line="257" w:lineRule="auto"/>
        <w:rPr>
          <w:b/>
          <w:bCs/>
          <w:color w:val="000000" w:themeColor="text1"/>
          <w:szCs w:val="22"/>
        </w:rPr>
      </w:pPr>
    </w:p>
    <w:p w14:paraId="7E163138" w14:textId="50001102" w:rsidR="00E20EA5" w:rsidRPr="00DB3403" w:rsidRDefault="00E20EA5" w:rsidP="00DB3403">
      <w:pPr>
        <w:spacing w:line="257" w:lineRule="auto"/>
        <w:jc w:val="center"/>
        <w:rPr>
          <w:b/>
          <w:bCs/>
          <w:color w:val="000000" w:themeColor="text1"/>
          <w:sz w:val="18"/>
          <w:szCs w:val="18"/>
        </w:rPr>
      </w:pPr>
      <w:r w:rsidRPr="00DB3403">
        <w:rPr>
          <w:color w:val="000000" w:themeColor="text1"/>
          <w:sz w:val="18"/>
          <w:szCs w:val="18"/>
        </w:rPr>
        <w:t>Confluence Page</w:t>
      </w:r>
    </w:p>
    <w:p w14:paraId="2E842B42" w14:textId="77777777" w:rsidR="00E20EA5" w:rsidRDefault="00E20EA5" w:rsidP="009F2AF0">
      <w:pPr>
        <w:spacing w:line="257" w:lineRule="auto"/>
        <w:rPr>
          <w:b/>
          <w:bCs/>
          <w:color w:val="000000" w:themeColor="text1"/>
          <w:szCs w:val="22"/>
        </w:rPr>
      </w:pPr>
    </w:p>
    <w:p w14:paraId="03FC6874" w14:textId="610F8589" w:rsidR="009F2AF0" w:rsidRPr="001712C1" w:rsidRDefault="007C7A9A" w:rsidP="007C7A9A">
      <w:pPr>
        <w:spacing w:line="257" w:lineRule="auto"/>
        <w:rPr>
          <w:b/>
          <w:bCs/>
          <w:color w:val="000000" w:themeColor="text1"/>
          <w:sz w:val="28"/>
          <w:szCs w:val="28"/>
        </w:rPr>
      </w:pPr>
      <w:r>
        <w:rPr>
          <w:b/>
          <w:bCs/>
          <w:color w:val="000000" w:themeColor="text1"/>
          <w:sz w:val="28"/>
          <w:szCs w:val="28"/>
        </w:rPr>
        <w:t xml:space="preserve">1.3.4 </w:t>
      </w:r>
      <w:r w:rsidR="009F2AF0" w:rsidRPr="001712C1">
        <w:rPr>
          <w:b/>
          <w:bCs/>
          <w:color w:val="000000" w:themeColor="text1"/>
          <w:sz w:val="28"/>
          <w:szCs w:val="28"/>
        </w:rPr>
        <w:t>Informatica Workflows</w:t>
      </w:r>
    </w:p>
    <w:p w14:paraId="6E6ADA16" w14:textId="77777777" w:rsidR="007F1E4D" w:rsidRDefault="009F2AF0" w:rsidP="007F1E4D">
      <w:pPr>
        <w:spacing w:line="257" w:lineRule="auto"/>
        <w:rPr>
          <w:b/>
          <w:bCs/>
          <w:color w:val="000000" w:themeColor="text1"/>
          <w:szCs w:val="22"/>
        </w:rPr>
      </w:pPr>
      <w:r>
        <w:rPr>
          <w:b/>
          <w:bCs/>
          <w:color w:val="000000" w:themeColor="text1"/>
          <w:szCs w:val="22"/>
        </w:rPr>
        <w:lastRenderedPageBreak/>
        <w:tab/>
      </w:r>
      <w:r>
        <w:rPr>
          <w:b/>
          <w:bCs/>
          <w:color w:val="000000" w:themeColor="text1"/>
          <w:szCs w:val="22"/>
        </w:rPr>
        <w:tab/>
      </w:r>
    </w:p>
    <w:p w14:paraId="7B236ABA" w14:textId="1316D80B" w:rsidR="009F2AF0" w:rsidRPr="007F1E4D" w:rsidRDefault="009F2AF0" w:rsidP="007F1E4D">
      <w:pPr>
        <w:spacing w:line="257" w:lineRule="auto"/>
        <w:rPr>
          <w:b/>
          <w:bCs/>
          <w:color w:val="000000" w:themeColor="text1"/>
          <w:szCs w:val="22"/>
        </w:rPr>
      </w:pPr>
      <w:r>
        <w:rPr>
          <w:b/>
          <w:bCs/>
          <w:color w:val="000000" w:themeColor="text1"/>
          <w:szCs w:val="22"/>
        </w:rPr>
        <w:t xml:space="preserve">Categorization based on layers and functionality – </w:t>
      </w:r>
      <w:r w:rsidRPr="00B962B5">
        <w:rPr>
          <w:color w:val="000000" w:themeColor="text1"/>
          <w:szCs w:val="22"/>
        </w:rPr>
        <w:t xml:space="preserve">The ETL landscape is consist of </w:t>
      </w:r>
    </w:p>
    <w:p w14:paraId="18C2593C" w14:textId="6CB574E7" w:rsidR="009F2AF0" w:rsidRDefault="009F2AF0" w:rsidP="007F1E4D">
      <w:pPr>
        <w:spacing w:line="257" w:lineRule="auto"/>
        <w:rPr>
          <w:color w:val="000000" w:themeColor="text1"/>
          <w:szCs w:val="22"/>
        </w:rPr>
      </w:pPr>
      <w:r w:rsidRPr="00B962B5">
        <w:rPr>
          <w:color w:val="000000" w:themeColor="text1"/>
          <w:szCs w:val="22"/>
        </w:rPr>
        <w:t>multiple layers like pre</w:t>
      </w:r>
      <w:r w:rsidR="00936DA4">
        <w:rPr>
          <w:color w:val="000000" w:themeColor="text1"/>
          <w:szCs w:val="22"/>
        </w:rPr>
        <w:t>-</w:t>
      </w:r>
      <w:r w:rsidRPr="00B962B5">
        <w:rPr>
          <w:color w:val="000000" w:themeColor="text1"/>
          <w:szCs w:val="22"/>
        </w:rPr>
        <w:t xml:space="preserve">land, today, previous and delta. Additionality functionality wise </w:t>
      </w:r>
    </w:p>
    <w:p w14:paraId="72E6096B" w14:textId="77777777" w:rsidR="009F2AF0" w:rsidRPr="00B962B5" w:rsidRDefault="009F2AF0" w:rsidP="007F1E4D">
      <w:pPr>
        <w:spacing w:line="257" w:lineRule="auto"/>
        <w:rPr>
          <w:color w:val="000000" w:themeColor="text1"/>
          <w:szCs w:val="22"/>
        </w:rPr>
      </w:pPr>
      <w:r w:rsidRPr="00B962B5">
        <w:rPr>
          <w:color w:val="000000" w:themeColor="text1"/>
          <w:szCs w:val="22"/>
        </w:rPr>
        <w:t>we can categorize the workflows like – ingestion, MDM, publish, report etc.</w:t>
      </w:r>
    </w:p>
    <w:p w14:paraId="7E0437AB" w14:textId="77777777" w:rsidR="009F2AF0" w:rsidRDefault="009F2AF0" w:rsidP="009F2AF0">
      <w:pPr>
        <w:spacing w:line="257" w:lineRule="auto"/>
        <w:rPr>
          <w:b/>
          <w:bCs/>
          <w:color w:val="000000" w:themeColor="text1"/>
          <w:szCs w:val="22"/>
        </w:rPr>
      </w:pPr>
    </w:p>
    <w:p w14:paraId="11417A67" w14:textId="0C475480" w:rsidR="002751A5" w:rsidRDefault="009F2AF0" w:rsidP="00917185">
      <w:pPr>
        <w:spacing w:line="257" w:lineRule="auto"/>
        <w:rPr>
          <w:color w:val="000000" w:themeColor="text1"/>
          <w:szCs w:val="22"/>
        </w:rPr>
      </w:pPr>
      <w:r w:rsidRPr="003812C9">
        <w:rPr>
          <w:b/>
          <w:bCs/>
          <w:color w:val="000000" w:themeColor="text1"/>
          <w:szCs w:val="22"/>
        </w:rPr>
        <w:t xml:space="preserve">Categorization of </w:t>
      </w:r>
      <w:r>
        <w:rPr>
          <w:b/>
          <w:bCs/>
          <w:color w:val="000000" w:themeColor="text1"/>
          <w:szCs w:val="22"/>
        </w:rPr>
        <w:t>workflows based on complexity</w:t>
      </w:r>
      <w:r w:rsidRPr="003812C9">
        <w:rPr>
          <w:b/>
          <w:bCs/>
          <w:color w:val="000000" w:themeColor="text1"/>
          <w:szCs w:val="22"/>
        </w:rPr>
        <w:t xml:space="preserve"> – </w:t>
      </w:r>
      <w:r>
        <w:rPr>
          <w:color w:val="000000" w:themeColor="text1"/>
          <w:szCs w:val="22"/>
        </w:rPr>
        <w:t>The entire ingestion workflows can be categorized as Simple/Medium/Complex based number of transformation and type of transformation used.</w:t>
      </w:r>
    </w:p>
    <w:p w14:paraId="789D99C8" w14:textId="5EE2A24E" w:rsidR="004D4987" w:rsidRPr="00917185" w:rsidRDefault="004D4987" w:rsidP="00D341ED">
      <w:pPr>
        <w:spacing w:after="160" w:line="278" w:lineRule="auto"/>
        <w:rPr>
          <w:color w:val="000000" w:themeColor="text1"/>
          <w:szCs w:val="22"/>
        </w:rPr>
      </w:pPr>
    </w:p>
    <w:p w14:paraId="74196B9C" w14:textId="17C28447" w:rsidR="00DA6990" w:rsidRPr="003E4911" w:rsidRDefault="003E4911" w:rsidP="003279BF">
      <w:pPr>
        <w:pStyle w:val="Quote"/>
        <w:ind w:left="0"/>
        <w:jc w:val="left"/>
        <w:rPr>
          <w:rFonts w:ascii="Segoe UI Emoji" w:hAnsi="Segoe UI Emoji" w:cs="Segoe UI Emoji"/>
          <w:i w:val="0"/>
          <w:iCs w:val="0"/>
          <w:color w:val="FFFFFF" w:themeColor="background1"/>
          <w:sz w:val="40"/>
          <w:szCs w:val="40"/>
        </w:rPr>
      </w:pPr>
      <w:r>
        <w:rPr>
          <w:rFonts w:cstheme="minorHAnsi"/>
          <w:b/>
          <w:bCs/>
          <w:i w:val="0"/>
          <w:iCs w:val="0"/>
          <w:noProof/>
          <w:color w:val="00008C"/>
          <w:sz w:val="32"/>
          <w:szCs w:val="32"/>
        </w:rPr>
        <mc:AlternateContent>
          <mc:Choice Requires="wpg">
            <w:drawing>
              <wp:anchor distT="0" distB="0" distL="114300" distR="114300" simplePos="0" relativeHeight="251658283" behindDoc="0" locked="0" layoutInCell="1" allowOverlap="1" wp14:anchorId="23A4326A" wp14:editId="083A5357">
                <wp:simplePos x="0" y="0"/>
                <wp:positionH relativeFrom="margin">
                  <wp:posOffset>6350</wp:posOffset>
                </wp:positionH>
                <wp:positionV relativeFrom="paragraph">
                  <wp:posOffset>15875</wp:posOffset>
                </wp:positionV>
                <wp:extent cx="5708650" cy="568961"/>
                <wp:effectExtent l="0" t="0" r="25400" b="21590"/>
                <wp:wrapNone/>
                <wp:docPr id="1466939614" name="Group 91"/>
                <wp:cNvGraphicFramePr/>
                <a:graphic xmlns:a="http://schemas.openxmlformats.org/drawingml/2006/main">
                  <a:graphicData uri="http://schemas.microsoft.com/office/word/2010/wordprocessingGroup">
                    <wpg:wgp>
                      <wpg:cNvGrpSpPr/>
                      <wpg:grpSpPr>
                        <a:xfrm>
                          <a:off x="0" y="0"/>
                          <a:ext cx="5708650" cy="568961"/>
                          <a:chOff x="6350" y="12703"/>
                          <a:chExt cx="5708650" cy="569091"/>
                        </a:xfrm>
                      </wpg:grpSpPr>
                      <wps:wsp>
                        <wps:cNvPr id="1159791041" name="Text Box 90"/>
                        <wps:cNvSpPr txBox="1"/>
                        <wps:spPr>
                          <a:xfrm>
                            <a:off x="273050" y="12703"/>
                            <a:ext cx="5257800" cy="450953"/>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36A9D4B7" w14:textId="026A446F" w:rsidR="00DA6990" w:rsidRPr="004E0772" w:rsidRDefault="007C7A9A" w:rsidP="00871CE4">
                              <w:pPr>
                                <w:pStyle w:val="Quote"/>
                                <w:shd w:val="clear" w:color="auto" w:fill="FFFFFF" w:themeFill="background1"/>
                                <w:ind w:left="0"/>
                                <w:jc w:val="left"/>
                                <w:rPr>
                                  <w:rFonts w:cstheme="minorHAnsi"/>
                                  <w:b/>
                                  <w:bCs/>
                                  <w:i w:val="0"/>
                                  <w:iCs w:val="0"/>
                                  <w:color w:val="002060"/>
                                  <w:sz w:val="40"/>
                                  <w:szCs w:val="40"/>
                                </w:rPr>
                              </w:pPr>
                              <w:bookmarkStart w:id="15" w:name="MC2"/>
                              <w:r>
                                <w:rPr>
                                  <w:rFonts w:cstheme="minorHAnsi"/>
                                  <w:b/>
                                  <w:bCs/>
                                  <w:i w:val="0"/>
                                  <w:iCs w:val="0"/>
                                  <w:color w:val="002060"/>
                                  <w:sz w:val="32"/>
                                  <w:szCs w:val="32"/>
                                </w:rPr>
                                <w:t xml:space="preserve">2. </w:t>
                              </w:r>
                              <w:r w:rsidR="00972E92" w:rsidRPr="004E0772">
                                <w:rPr>
                                  <w:rFonts w:cstheme="minorHAnsi"/>
                                  <w:b/>
                                  <w:bCs/>
                                  <w:i w:val="0"/>
                                  <w:iCs w:val="0"/>
                                  <w:color w:val="002060"/>
                                  <w:sz w:val="32"/>
                                  <w:szCs w:val="32"/>
                                </w:rPr>
                                <w:t>CDM</w:t>
                              </w:r>
                              <w:r w:rsidR="00DA6990" w:rsidRPr="004E0772">
                                <w:rPr>
                                  <w:rFonts w:cstheme="minorHAnsi"/>
                                  <w:b/>
                                  <w:bCs/>
                                  <w:i w:val="0"/>
                                  <w:iCs w:val="0"/>
                                  <w:color w:val="002060"/>
                                  <w:sz w:val="32"/>
                                  <w:szCs w:val="32"/>
                                </w:rPr>
                                <w:t xml:space="preserve"> ETL Current State &amp; Workload Analysis</w:t>
                              </w:r>
                              <w:bookmarkEnd w:id="1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9667729" name="Straight Connector 10"/>
                        <wps:cNvCnPr/>
                        <wps:spPr>
                          <a:xfrm flipV="1">
                            <a:off x="6350" y="552436"/>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3A4326A" id="_x0000_s1034" style="position:absolute;margin-left:.5pt;margin-top:1.25pt;width:449.5pt;height:44.8pt;z-index:251658283;mso-position-horizontal-relative:margin;mso-width-relative:margin;mso-height-relative:margin" coordorigin="63,127" coordsize="57086,5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">
                <v:shape id="Text Box 90" o:spid="_x0000_s1035" type="#_x0000_t202" style="position:absolute;left:2730;top:127;width:5257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" filled="f" stroked="f">
                  <v:textbox>
                    <w:txbxContent>
                      <w:p w14:paraId="36A9D4B7" w14:textId="026A446F" w:rsidR="00DA6990" w:rsidRPr="004E0772" w:rsidRDefault="007C7A9A" w:rsidP="00871CE4">
                        <w:pPr>
                          <w:pStyle w:val="Quote"/>
                          <w:shd w:val="clear" w:color="auto" w:fill="FFFFFF" w:themeFill="background1"/>
                          <w:ind w:left="0"/>
                          <w:jc w:val="left"/>
                          <w:rPr>
                            <w:rFonts w:cstheme="minorHAnsi"/>
                            <w:b/>
                            <w:bCs/>
                            <w:i w:val="0"/>
                            <w:iCs w:val="0"/>
                            <w:color w:val="002060"/>
                            <w:sz w:val="40"/>
                            <w:szCs w:val="40"/>
                          </w:rPr>
                        </w:pPr>
                        <w:bookmarkStart w:id="16" w:name="MC2"/>
                        <w:r>
                          <w:rPr>
                            <w:rFonts w:cstheme="minorHAnsi"/>
                            <w:b/>
                            <w:bCs/>
                            <w:i w:val="0"/>
                            <w:iCs w:val="0"/>
                            <w:color w:val="002060"/>
                            <w:sz w:val="32"/>
                            <w:szCs w:val="32"/>
                          </w:rPr>
                          <w:t xml:space="preserve">2. </w:t>
                        </w:r>
                        <w:r w:rsidR="00972E92" w:rsidRPr="004E0772">
                          <w:rPr>
                            <w:rFonts w:cstheme="minorHAnsi"/>
                            <w:b/>
                            <w:bCs/>
                            <w:i w:val="0"/>
                            <w:iCs w:val="0"/>
                            <w:color w:val="002060"/>
                            <w:sz w:val="32"/>
                            <w:szCs w:val="32"/>
                          </w:rPr>
                          <w:t>CDM</w:t>
                        </w:r>
                        <w:r w:rsidR="00DA6990" w:rsidRPr="004E0772">
                          <w:rPr>
                            <w:rFonts w:cstheme="minorHAnsi"/>
                            <w:b/>
                            <w:bCs/>
                            <w:i w:val="0"/>
                            <w:iCs w:val="0"/>
                            <w:color w:val="002060"/>
                            <w:sz w:val="32"/>
                            <w:szCs w:val="32"/>
                          </w:rPr>
                          <w:t xml:space="preserve"> ETL Current State &amp; Workload Analysis</w:t>
                        </w:r>
                        <w:bookmarkEnd w:id="16"/>
                      </w:p>
                    </w:txbxContent>
                  </v:textbox>
                </v:shape>
                <v:line id="Straight Connector 10" o:spid="_x0000_s1036" style="position:absolute;flip:y;visibility:visible;mso-wrap-style:square" from="63,5524" to="57150,5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" strokecolor="#002060" strokeweight=".5pt">
                  <v:stroke joinstyle="miter"/>
                </v:line>
                <w10:wrap anchorx="margin"/>
              </v:group>
            </w:pict>
          </mc:Fallback>
        </mc:AlternateContent>
      </w:r>
      <w:r w:rsidRPr="003E4911">
        <w:rPr>
          <w:rFonts w:ascii="Segoe UI Emoji" w:hAnsi="Segoe UI Emoji" w:cs="Segoe UI Emoji"/>
          <w:b/>
          <w:bCs/>
          <w:i w:val="0"/>
          <w:iCs w:val="0"/>
          <w:color w:val="FFFFFF" w:themeColor="background1"/>
          <w:sz w:val="32"/>
          <w:szCs w:val="32"/>
          <w:shd w:val="clear" w:color="auto" w:fill="002060"/>
        </w:rPr>
        <w:t>📊</w:t>
      </w:r>
    </w:p>
    <w:p w14:paraId="1BCD8667" w14:textId="77777777" w:rsidR="00DA6990" w:rsidRPr="00DA6990" w:rsidRDefault="00DA6990" w:rsidP="00DA6990"/>
    <w:p w14:paraId="400E0935" w14:textId="77777777" w:rsidR="003279BF" w:rsidRDefault="003279BF" w:rsidP="003279BF">
      <w:pPr>
        <w:spacing w:line="257" w:lineRule="auto"/>
        <w:rPr>
          <w:color w:val="000000" w:themeColor="text1"/>
          <w:szCs w:val="22"/>
        </w:rPr>
      </w:pPr>
    </w:p>
    <w:p w14:paraId="47BC6872" w14:textId="1DA18D1A" w:rsidR="00221648" w:rsidRPr="00221648" w:rsidRDefault="007C7A9A" w:rsidP="00221648">
      <w:pPr>
        <w:pBdr>
          <w:bottom w:val="dotted" w:sz="6" w:space="1" w:color="auto"/>
        </w:pBdr>
        <w:spacing w:line="257" w:lineRule="auto"/>
        <w:rPr>
          <w:b/>
          <w:bCs/>
          <w:color w:val="000000" w:themeColor="text1"/>
          <w:sz w:val="28"/>
          <w:szCs w:val="28"/>
        </w:rPr>
      </w:pPr>
      <w:bookmarkStart w:id="17" w:name="S2_1"/>
      <w:r>
        <w:rPr>
          <w:b/>
          <w:bCs/>
          <w:color w:val="000000" w:themeColor="text1"/>
          <w:sz w:val="28"/>
          <w:szCs w:val="28"/>
        </w:rPr>
        <w:t>2.</w:t>
      </w:r>
      <w:r w:rsidR="00221648" w:rsidRPr="00221648">
        <w:rPr>
          <w:b/>
          <w:bCs/>
          <w:color w:val="000000" w:themeColor="text1"/>
          <w:sz w:val="28"/>
          <w:szCs w:val="28"/>
        </w:rPr>
        <w:t>1 Workflow Inventory Overview</w:t>
      </w:r>
    </w:p>
    <w:bookmarkEnd w:id="17"/>
    <w:p w14:paraId="67C2DB84" w14:textId="77777777" w:rsidR="00221648" w:rsidRDefault="00221648" w:rsidP="00221648">
      <w:pPr>
        <w:spacing w:line="257" w:lineRule="auto"/>
        <w:rPr>
          <w:color w:val="000000" w:themeColor="text1"/>
          <w:szCs w:val="22"/>
        </w:rPr>
      </w:pPr>
    </w:p>
    <w:p w14:paraId="21FFC4BE" w14:textId="3F48D291" w:rsidR="00221648" w:rsidRPr="00221648" w:rsidRDefault="00221648" w:rsidP="00221648">
      <w:pPr>
        <w:spacing w:line="257" w:lineRule="auto"/>
        <w:rPr>
          <w:color w:val="000000" w:themeColor="text1"/>
          <w:szCs w:val="22"/>
        </w:rPr>
      </w:pPr>
      <w:r w:rsidRPr="00221648">
        <w:rPr>
          <w:color w:val="000000" w:themeColor="text1"/>
          <w:szCs w:val="22"/>
        </w:rPr>
        <w:t>This section presents a high-level view of the existing ETL job landscape, helping to quantify and categorize the scope of workflows involved in the current CDM environment. Understanding job distribution across tools and systems is a foundational step in assessing modernization readiness and migration strategy.</w:t>
      </w:r>
    </w:p>
    <w:p w14:paraId="7D53362B" w14:textId="77777777" w:rsidR="00765FBC" w:rsidRDefault="00765FBC" w:rsidP="003279BF">
      <w:pPr>
        <w:spacing w:line="257" w:lineRule="auto"/>
        <w:rPr>
          <w:color w:val="000000" w:themeColor="text1"/>
          <w:szCs w:val="22"/>
        </w:rPr>
      </w:pPr>
    </w:p>
    <w:p w14:paraId="71A9353E" w14:textId="232DF71B" w:rsidR="00765FBC" w:rsidRPr="00765FBC" w:rsidRDefault="007C7A9A" w:rsidP="003279BF">
      <w:pPr>
        <w:spacing w:line="257" w:lineRule="auto"/>
        <w:rPr>
          <w:b/>
          <w:bCs/>
          <w:color w:val="000000" w:themeColor="text1"/>
          <w:sz w:val="28"/>
          <w:szCs w:val="28"/>
        </w:rPr>
      </w:pPr>
      <w:r>
        <w:rPr>
          <w:b/>
          <w:bCs/>
          <w:color w:val="000000" w:themeColor="text1"/>
          <w:sz w:val="28"/>
          <w:szCs w:val="28"/>
        </w:rPr>
        <w:t>2.</w:t>
      </w:r>
      <w:r w:rsidR="00150909">
        <w:rPr>
          <w:b/>
          <w:bCs/>
          <w:color w:val="000000" w:themeColor="text1"/>
          <w:sz w:val="28"/>
          <w:szCs w:val="28"/>
        </w:rPr>
        <w:t xml:space="preserve">1.1 </w:t>
      </w:r>
      <w:r w:rsidR="00765FBC" w:rsidRPr="00765FBC">
        <w:rPr>
          <w:b/>
          <w:bCs/>
          <w:color w:val="000000" w:themeColor="text1"/>
          <w:sz w:val="28"/>
          <w:szCs w:val="28"/>
        </w:rPr>
        <w:t>Inventory Breakdown (High Level)</w:t>
      </w:r>
    </w:p>
    <w:p w14:paraId="5B1808A1" w14:textId="77777777" w:rsidR="00765FBC" w:rsidRPr="00765FBC" w:rsidRDefault="00765FBC" w:rsidP="00765FBC">
      <w:pPr>
        <w:rPr>
          <w:rFonts w:cstheme="minorHAnsi"/>
          <w:sz w:val="22"/>
          <w:szCs w:val="22"/>
        </w:rPr>
      </w:pPr>
      <w:r w:rsidRPr="00765FBC">
        <w:rPr>
          <w:rFonts w:cstheme="minorHAnsi"/>
          <w:sz w:val="22"/>
          <w:szCs w:val="22"/>
        </w:rPr>
        <w:t>The total set of jobs has been grouped into four primary categories based on their functionality and implementation:</w:t>
      </w:r>
    </w:p>
    <w:p w14:paraId="26E6C4E6" w14:textId="77777777" w:rsidR="00BF40B5" w:rsidRPr="00765FBC" w:rsidRDefault="00BF40B5" w:rsidP="00150909">
      <w:pPr>
        <w:rPr>
          <w:rFonts w:cstheme="minorHAnsi"/>
          <w:sz w:val="22"/>
          <w:szCs w:val="22"/>
        </w:rPr>
      </w:pPr>
      <w:r>
        <w:rPr>
          <w:rFonts w:cstheme="minorHAnsi"/>
          <w:sz w:val="22"/>
          <w:szCs w:val="22"/>
        </w:rPr>
        <w:br/>
      </w:r>
    </w:p>
    <w:tbl>
      <w:tblPr>
        <w:tblStyle w:val="PlainTable3"/>
        <w:tblW w:w="0" w:type="auto"/>
        <w:tblLook w:val="04A0" w:firstRow="1" w:lastRow="0" w:firstColumn="1" w:lastColumn="0" w:noHBand="0" w:noVBand="1"/>
      </w:tblPr>
      <w:tblGrid>
        <w:gridCol w:w="1870"/>
        <w:gridCol w:w="1870"/>
        <w:gridCol w:w="1870"/>
        <w:gridCol w:w="1870"/>
        <w:gridCol w:w="1870"/>
      </w:tblGrid>
      <w:tr w:rsidR="00BF40B5" w:rsidRPr="003279BF" w14:paraId="5ED031DD" w14:textId="77777777" w:rsidTr="00A132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shd w:val="clear" w:color="auto" w:fill="002060"/>
          </w:tcPr>
          <w:p w14:paraId="7E1C6446" w14:textId="77777777" w:rsidR="00BF40B5" w:rsidRPr="00150909" w:rsidRDefault="00BF40B5" w:rsidP="00A13279">
            <w:pPr>
              <w:spacing w:line="276" w:lineRule="auto"/>
              <w:jc w:val="center"/>
              <w:rPr>
                <w:rFonts w:cstheme="minorHAnsi"/>
                <w:color w:val="FFFFFF" w:themeColor="background1"/>
                <w:sz w:val="22"/>
                <w:szCs w:val="22"/>
              </w:rPr>
            </w:pPr>
            <w:r w:rsidRPr="00150909">
              <w:rPr>
                <w:rFonts w:cstheme="minorHAnsi"/>
                <w:color w:val="FFFFFF" w:themeColor="background1"/>
                <w:sz w:val="22"/>
                <w:szCs w:val="22"/>
              </w:rPr>
              <w:t>Total</w:t>
            </w:r>
          </w:p>
        </w:tc>
        <w:tc>
          <w:tcPr>
            <w:tcW w:w="1870" w:type="dxa"/>
          </w:tcPr>
          <w:p w14:paraId="223FBE87" w14:textId="77777777" w:rsidR="00BF40B5" w:rsidRPr="00150909" w:rsidRDefault="00BF40B5" w:rsidP="00A13279">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Informatica PC</w:t>
            </w:r>
          </w:p>
        </w:tc>
        <w:tc>
          <w:tcPr>
            <w:tcW w:w="1870" w:type="dxa"/>
          </w:tcPr>
          <w:p w14:paraId="027D0681" w14:textId="77777777" w:rsidR="00BF40B5" w:rsidRPr="00150909" w:rsidRDefault="00BF40B5" w:rsidP="00A13279">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Scripts</w:t>
            </w:r>
          </w:p>
        </w:tc>
        <w:tc>
          <w:tcPr>
            <w:tcW w:w="1870" w:type="dxa"/>
          </w:tcPr>
          <w:p w14:paraId="116F44F4" w14:textId="77777777" w:rsidR="00BF40B5" w:rsidRPr="00150909" w:rsidRDefault="00BF40B5" w:rsidP="00A13279">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File Watcher</w:t>
            </w:r>
          </w:p>
        </w:tc>
        <w:tc>
          <w:tcPr>
            <w:tcW w:w="1870" w:type="dxa"/>
          </w:tcPr>
          <w:p w14:paraId="74B5000F" w14:textId="77777777" w:rsidR="00BF40B5" w:rsidRPr="00150909" w:rsidRDefault="00BF40B5" w:rsidP="00A13279">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Others</w:t>
            </w:r>
          </w:p>
        </w:tc>
      </w:tr>
      <w:tr w:rsidR="00BF40B5" w:rsidRPr="003279BF" w14:paraId="1FB8B673" w14:textId="77777777" w:rsidTr="00A13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002060"/>
          </w:tcPr>
          <w:p w14:paraId="7415D335" w14:textId="77777777" w:rsidR="00BF40B5" w:rsidRPr="00150909" w:rsidRDefault="00BF40B5" w:rsidP="00A13279">
            <w:pPr>
              <w:spacing w:line="276" w:lineRule="auto"/>
              <w:jc w:val="center"/>
              <w:rPr>
                <w:rFonts w:cstheme="minorHAnsi"/>
                <w:b w:val="0"/>
                <w:bCs w:val="0"/>
                <w:color w:val="FFFFFF" w:themeColor="background1"/>
                <w:sz w:val="22"/>
                <w:szCs w:val="22"/>
              </w:rPr>
            </w:pPr>
            <w:r w:rsidRPr="00150909">
              <w:rPr>
                <w:rFonts w:cstheme="minorHAnsi"/>
                <w:b w:val="0"/>
                <w:bCs w:val="0"/>
                <w:color w:val="FFFFFF" w:themeColor="background1"/>
                <w:sz w:val="22"/>
                <w:szCs w:val="22"/>
              </w:rPr>
              <w:t>2334</w:t>
            </w:r>
          </w:p>
        </w:tc>
        <w:tc>
          <w:tcPr>
            <w:tcW w:w="1870" w:type="dxa"/>
          </w:tcPr>
          <w:p w14:paraId="045495FD" w14:textId="77777777" w:rsidR="00BF40B5" w:rsidRPr="003279BF" w:rsidRDefault="00BF40B5" w:rsidP="00A1327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sidRPr="003279BF">
              <w:rPr>
                <w:rFonts w:cstheme="minorHAnsi"/>
                <w:b/>
                <w:bCs/>
                <w:color w:val="44546A"/>
                <w:sz w:val="22"/>
                <w:szCs w:val="22"/>
              </w:rPr>
              <w:t>1669</w:t>
            </w:r>
          </w:p>
        </w:tc>
        <w:tc>
          <w:tcPr>
            <w:tcW w:w="1870" w:type="dxa"/>
          </w:tcPr>
          <w:p w14:paraId="3C0AB698" w14:textId="77777777" w:rsidR="00BF40B5" w:rsidRPr="003279BF" w:rsidRDefault="00BF40B5" w:rsidP="00A1327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sidRPr="003279BF">
              <w:rPr>
                <w:rFonts w:cstheme="minorHAnsi"/>
                <w:b/>
                <w:bCs/>
                <w:color w:val="44546A"/>
                <w:sz w:val="22"/>
                <w:szCs w:val="22"/>
              </w:rPr>
              <w:t>587</w:t>
            </w:r>
          </w:p>
        </w:tc>
        <w:tc>
          <w:tcPr>
            <w:tcW w:w="1870" w:type="dxa"/>
          </w:tcPr>
          <w:p w14:paraId="020BBB17" w14:textId="77777777" w:rsidR="00BF40B5" w:rsidRPr="003279BF" w:rsidRDefault="00BF40B5" w:rsidP="00A1327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sidRPr="003279BF">
              <w:rPr>
                <w:rFonts w:cstheme="minorHAnsi"/>
                <w:b/>
                <w:bCs/>
                <w:color w:val="44546A"/>
                <w:sz w:val="22"/>
                <w:szCs w:val="22"/>
              </w:rPr>
              <w:t>34</w:t>
            </w:r>
          </w:p>
        </w:tc>
        <w:tc>
          <w:tcPr>
            <w:tcW w:w="1870" w:type="dxa"/>
          </w:tcPr>
          <w:p w14:paraId="17151AFA" w14:textId="77777777" w:rsidR="00BF40B5" w:rsidRPr="003279BF" w:rsidRDefault="00BF40B5" w:rsidP="00A1327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sidRPr="003279BF">
              <w:rPr>
                <w:rFonts w:cstheme="minorHAnsi"/>
                <w:b/>
                <w:bCs/>
                <w:color w:val="44546A"/>
                <w:sz w:val="22"/>
                <w:szCs w:val="22"/>
              </w:rPr>
              <w:t>44</w:t>
            </w:r>
          </w:p>
        </w:tc>
      </w:tr>
      <w:tr w:rsidR="00BF40B5" w:rsidRPr="003279BF" w14:paraId="25403DDA" w14:textId="77777777" w:rsidTr="00A13279">
        <w:tc>
          <w:tcPr>
            <w:cnfStyle w:val="001000000000" w:firstRow="0" w:lastRow="0" w:firstColumn="1" w:lastColumn="0" w:oddVBand="0" w:evenVBand="0" w:oddHBand="0" w:evenHBand="0" w:firstRowFirstColumn="0" w:firstRowLastColumn="0" w:lastRowFirstColumn="0" w:lastRowLastColumn="0"/>
            <w:tcW w:w="1870" w:type="dxa"/>
            <w:shd w:val="clear" w:color="auto" w:fill="002060"/>
          </w:tcPr>
          <w:p w14:paraId="0C3C2B27" w14:textId="77777777" w:rsidR="00BF40B5" w:rsidRPr="00150909" w:rsidRDefault="00BF40B5" w:rsidP="00A13279">
            <w:pPr>
              <w:spacing w:line="276" w:lineRule="auto"/>
              <w:jc w:val="center"/>
              <w:rPr>
                <w:rFonts w:cstheme="minorHAnsi"/>
                <w:b w:val="0"/>
                <w:bCs w:val="0"/>
                <w:color w:val="FFFFFF" w:themeColor="background1"/>
                <w:sz w:val="22"/>
                <w:szCs w:val="22"/>
              </w:rPr>
            </w:pPr>
            <w:r>
              <w:rPr>
                <w:rFonts w:cstheme="minorHAnsi"/>
                <w:b w:val="0"/>
                <w:bCs w:val="0"/>
                <w:color w:val="FFFFFF" w:themeColor="background1"/>
                <w:sz w:val="22"/>
                <w:szCs w:val="22"/>
              </w:rPr>
              <w:t>100%</w:t>
            </w:r>
          </w:p>
        </w:tc>
        <w:tc>
          <w:tcPr>
            <w:tcW w:w="1870" w:type="dxa"/>
          </w:tcPr>
          <w:p w14:paraId="7B5034AE" w14:textId="77777777" w:rsidR="00BF40B5" w:rsidRPr="003279BF" w:rsidRDefault="00BF40B5" w:rsidP="00A1327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72%</w:t>
            </w:r>
          </w:p>
        </w:tc>
        <w:tc>
          <w:tcPr>
            <w:tcW w:w="1870" w:type="dxa"/>
          </w:tcPr>
          <w:p w14:paraId="4F01FC48" w14:textId="77777777" w:rsidR="00BF40B5" w:rsidRPr="003279BF" w:rsidRDefault="00BF40B5" w:rsidP="00A1327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25%</w:t>
            </w:r>
          </w:p>
        </w:tc>
        <w:tc>
          <w:tcPr>
            <w:tcW w:w="1870" w:type="dxa"/>
          </w:tcPr>
          <w:p w14:paraId="1A3846C7" w14:textId="77777777" w:rsidR="00BF40B5" w:rsidRPr="003279BF" w:rsidRDefault="00BF40B5" w:rsidP="00A1327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1%</w:t>
            </w:r>
          </w:p>
        </w:tc>
        <w:tc>
          <w:tcPr>
            <w:tcW w:w="1870" w:type="dxa"/>
          </w:tcPr>
          <w:p w14:paraId="7BFFF3FD" w14:textId="77777777" w:rsidR="00BF40B5" w:rsidRPr="003279BF" w:rsidRDefault="00BF40B5" w:rsidP="00A1327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2%</w: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6379E" w14:paraId="1CEB88F3" w14:textId="77777777" w:rsidTr="00F6379E">
        <w:tc>
          <w:tcPr>
            <w:tcW w:w="4505" w:type="dxa"/>
          </w:tcPr>
          <w:p w14:paraId="1482E26D" w14:textId="249DF79F" w:rsidR="00690626" w:rsidRDefault="009B0FC0" w:rsidP="00CF2451">
            <w:pPr>
              <w:rPr>
                <w:rFonts w:cstheme="minorHAnsi"/>
                <w:sz w:val="22"/>
                <w:szCs w:val="22"/>
              </w:rPr>
            </w:pPr>
            <w:r>
              <w:rPr>
                <w:rFonts w:cstheme="minorHAnsi"/>
                <w:noProof/>
                <w:sz w:val="22"/>
                <w:szCs w:val="22"/>
              </w:rPr>
              <w:lastRenderedPageBreak/>
              <mc:AlternateContent>
                <mc:Choice Requires="wps">
                  <w:drawing>
                    <wp:anchor distT="0" distB="0" distL="114300" distR="114300" simplePos="0" relativeHeight="251658247" behindDoc="0" locked="0" layoutInCell="1" allowOverlap="1" wp14:anchorId="001435FE" wp14:editId="6C977E5B">
                      <wp:simplePos x="0" y="0"/>
                      <wp:positionH relativeFrom="column">
                        <wp:posOffset>2218055</wp:posOffset>
                      </wp:positionH>
                      <wp:positionV relativeFrom="paragraph">
                        <wp:posOffset>381000</wp:posOffset>
                      </wp:positionV>
                      <wp:extent cx="527050" cy="177800"/>
                      <wp:effectExtent l="0" t="0" r="25400" b="31750"/>
                      <wp:wrapNone/>
                      <wp:docPr id="1906840326" name="Connector: Elbow 10"/>
                      <wp:cNvGraphicFramePr/>
                      <a:graphic xmlns:a="http://schemas.openxmlformats.org/drawingml/2006/main">
                        <a:graphicData uri="http://schemas.microsoft.com/office/word/2010/wordprocessingShape">
                          <wps:wsp>
                            <wps:cNvCnPr/>
                            <wps:spPr>
                              <a:xfrm>
                                <a:off x="0" y="0"/>
                                <a:ext cx="527050" cy="177800"/>
                              </a:xfrm>
                              <a:prstGeom prst="bentConnector3">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0C25BD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 o:spid="_x0000_s1026" type="#_x0000_t34" style="position:absolute;margin-left:174.65pt;margin-top:30pt;width:41.5pt;height:14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" strokecolor="black [3200]" strokeweight="1.5pt"/>
                  </w:pict>
                </mc:Fallback>
              </mc:AlternateContent>
            </w:r>
            <w:r>
              <w:rPr>
                <w:rFonts w:cstheme="minorHAnsi"/>
                <w:noProof/>
                <w:sz w:val="22"/>
                <w:szCs w:val="22"/>
              </w:rPr>
              <mc:AlternateContent>
                <mc:Choice Requires="wps">
                  <w:drawing>
                    <wp:anchor distT="0" distB="0" distL="114300" distR="114300" simplePos="0" relativeHeight="251658253" behindDoc="0" locked="0" layoutInCell="1" allowOverlap="1" wp14:anchorId="5DA3403A" wp14:editId="5F40B245">
                      <wp:simplePos x="0" y="0"/>
                      <wp:positionH relativeFrom="column">
                        <wp:posOffset>2693035</wp:posOffset>
                      </wp:positionH>
                      <wp:positionV relativeFrom="paragraph">
                        <wp:posOffset>2254250</wp:posOffset>
                      </wp:positionV>
                      <wp:extent cx="45719" cy="584200"/>
                      <wp:effectExtent l="0" t="0" r="12065" b="25400"/>
                      <wp:wrapNone/>
                      <wp:docPr id="696446377" name="Left Bracket 17"/>
                      <wp:cNvGraphicFramePr/>
                      <a:graphic xmlns:a="http://schemas.openxmlformats.org/drawingml/2006/main">
                        <a:graphicData uri="http://schemas.microsoft.com/office/word/2010/wordprocessingShape">
                          <wps:wsp>
                            <wps:cNvSpPr/>
                            <wps:spPr>
                              <a:xfrm flipH="1">
                                <a:off x="0" y="0"/>
                                <a:ext cx="45719" cy="584200"/>
                              </a:xfrm>
                              <a:prstGeom prst="leftBracket">
                                <a:avLst/>
                              </a:prstGeom>
                              <a:solidFill>
                                <a:schemeClr val="accent2">
                                  <a:lumMod val="50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6E28BB"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7" o:spid="_x0000_s1026" type="#_x0000_t85" style="position:absolute;margin-left:212.05pt;margin-top:177.5pt;width:3.6pt;height:46pt;flip:x;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" adj="141" filled="t" fillcolor="#823b0b [1605]" strokecolor="black [3200]" strokeweight=".5pt">
                      <v:stroke joinstyle="miter"/>
                    </v:shape>
                  </w:pict>
                </mc:Fallback>
              </mc:AlternateContent>
            </w:r>
            <w:r>
              <w:rPr>
                <w:rFonts w:cstheme="minorHAnsi"/>
                <w:noProof/>
                <w:sz w:val="22"/>
                <w:szCs w:val="22"/>
              </w:rPr>
              <mc:AlternateContent>
                <mc:Choice Requires="wps">
                  <w:drawing>
                    <wp:anchor distT="0" distB="0" distL="114300" distR="114300" simplePos="0" relativeHeight="251658252" behindDoc="0" locked="0" layoutInCell="1" allowOverlap="1" wp14:anchorId="3A6B2D33" wp14:editId="6048ADCE">
                      <wp:simplePos x="0" y="0"/>
                      <wp:positionH relativeFrom="column">
                        <wp:posOffset>2686685</wp:posOffset>
                      </wp:positionH>
                      <wp:positionV relativeFrom="paragraph">
                        <wp:posOffset>1225550</wp:posOffset>
                      </wp:positionV>
                      <wp:extent cx="45719" cy="723900"/>
                      <wp:effectExtent l="0" t="0" r="12065" b="19050"/>
                      <wp:wrapNone/>
                      <wp:docPr id="1804130236" name="Left Bracket 17"/>
                      <wp:cNvGraphicFramePr/>
                      <a:graphic xmlns:a="http://schemas.openxmlformats.org/drawingml/2006/main">
                        <a:graphicData uri="http://schemas.microsoft.com/office/word/2010/wordprocessingShape">
                          <wps:wsp>
                            <wps:cNvSpPr/>
                            <wps:spPr>
                              <a:xfrm flipH="1">
                                <a:off x="0" y="0"/>
                                <a:ext cx="45719" cy="723900"/>
                              </a:xfrm>
                              <a:prstGeom prst="leftBracket">
                                <a:avLst/>
                              </a:prstGeom>
                              <a:solidFill>
                                <a:schemeClr val="accent4">
                                  <a:lumMod val="75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024AC" id="Left Bracket 17" o:spid="_x0000_s1026" type="#_x0000_t85" style="position:absolute;margin-left:211.55pt;margin-top:96.5pt;width:3.6pt;height:57pt;flip:x;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" adj="114" filled="t" fillcolor="#bf8f00 [2407]" strokecolor="black [3200]" strokeweight=".5pt">
                      <v:stroke joinstyle="miter"/>
                    </v:shape>
                  </w:pict>
                </mc:Fallback>
              </mc:AlternateContent>
            </w:r>
            <w:r>
              <w:rPr>
                <w:rFonts w:cstheme="minorHAnsi"/>
                <w:noProof/>
                <w:sz w:val="22"/>
                <w:szCs w:val="22"/>
              </w:rPr>
              <mc:AlternateContent>
                <mc:Choice Requires="wps">
                  <w:drawing>
                    <wp:anchor distT="0" distB="0" distL="114300" distR="114300" simplePos="0" relativeHeight="251658251" behindDoc="0" locked="0" layoutInCell="1" allowOverlap="1" wp14:anchorId="0FD22261" wp14:editId="02751238">
                      <wp:simplePos x="0" y="0"/>
                      <wp:positionH relativeFrom="column">
                        <wp:posOffset>2699385</wp:posOffset>
                      </wp:positionH>
                      <wp:positionV relativeFrom="paragraph">
                        <wp:posOffset>139700</wp:posOffset>
                      </wp:positionV>
                      <wp:extent cx="45719" cy="704850"/>
                      <wp:effectExtent l="0" t="0" r="12065" b="19050"/>
                      <wp:wrapNone/>
                      <wp:docPr id="1420943143" name="Left Bracket 17"/>
                      <wp:cNvGraphicFramePr/>
                      <a:graphic xmlns:a="http://schemas.openxmlformats.org/drawingml/2006/main">
                        <a:graphicData uri="http://schemas.microsoft.com/office/word/2010/wordprocessingShape">
                          <wps:wsp>
                            <wps:cNvSpPr/>
                            <wps:spPr>
                              <a:xfrm flipH="1">
                                <a:off x="0" y="0"/>
                                <a:ext cx="45719" cy="704850"/>
                              </a:xfrm>
                              <a:prstGeom prst="leftBracket">
                                <a:avLst/>
                              </a:prstGeom>
                              <a:solidFill>
                                <a:schemeClr val="accent6">
                                  <a:lumMod val="75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FF27D" id="Left Bracket 17" o:spid="_x0000_s1026" type="#_x0000_t85" style="position:absolute;margin-left:212.55pt;margin-top:11pt;width:3.6pt;height:55.5pt;flip:x;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" adj="117" filled="t" fillcolor="#538135 [2409]" strokecolor="black [3200]" strokeweight=".5pt">
                      <v:stroke joinstyle="miter"/>
                    </v:shape>
                  </w:pict>
                </mc:Fallback>
              </mc:AlternateContent>
            </w:r>
            <w:r w:rsidR="0040162C">
              <w:rPr>
                <w:rFonts w:cstheme="minorHAnsi"/>
                <w:noProof/>
                <w:sz w:val="22"/>
                <w:szCs w:val="22"/>
              </w:rPr>
              <mc:AlternateContent>
                <mc:Choice Requires="wps">
                  <w:drawing>
                    <wp:anchor distT="0" distB="0" distL="114300" distR="114300" simplePos="0" relativeHeight="251658254" behindDoc="0" locked="0" layoutInCell="1" allowOverlap="1" wp14:anchorId="2B8370C0" wp14:editId="5003EA44">
                      <wp:simplePos x="0" y="0"/>
                      <wp:positionH relativeFrom="column">
                        <wp:posOffset>2686685</wp:posOffset>
                      </wp:positionH>
                      <wp:positionV relativeFrom="paragraph">
                        <wp:posOffset>3225800</wp:posOffset>
                      </wp:positionV>
                      <wp:extent cx="45719" cy="711200"/>
                      <wp:effectExtent l="0" t="0" r="12065" b="12700"/>
                      <wp:wrapNone/>
                      <wp:docPr id="1721985708" name="Left Bracket 17"/>
                      <wp:cNvGraphicFramePr/>
                      <a:graphic xmlns:a="http://schemas.openxmlformats.org/drawingml/2006/main">
                        <a:graphicData uri="http://schemas.microsoft.com/office/word/2010/wordprocessingShape">
                          <wps:wsp>
                            <wps:cNvSpPr/>
                            <wps:spPr>
                              <a:xfrm flipH="1">
                                <a:off x="0" y="0"/>
                                <a:ext cx="45719" cy="711200"/>
                              </a:xfrm>
                              <a:prstGeom prst="leftBracket">
                                <a:avLst/>
                              </a:prstGeom>
                              <a:solidFill>
                                <a:schemeClr val="bg1">
                                  <a:lumMod val="50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8DA60" id="Left Bracket 17" o:spid="_x0000_s1026" type="#_x0000_t85" style="position:absolute;margin-left:211.55pt;margin-top:254pt;width:3.6pt;height:56pt;flip:x;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" adj="116" filled="t" fillcolor="#7f7f7f [1612]" strokecolor="black [3200]" strokeweight=".5pt">
                      <v:stroke joinstyle="miter"/>
                    </v:shape>
                  </w:pict>
                </mc:Fallback>
              </mc:AlternateContent>
            </w:r>
            <w:r w:rsidR="00F6379E">
              <w:rPr>
                <w:rFonts w:cstheme="minorHAnsi"/>
                <w:noProof/>
                <w:sz w:val="22"/>
                <w:szCs w:val="22"/>
              </w:rPr>
              <mc:AlternateContent>
                <mc:Choice Requires="wps">
                  <w:drawing>
                    <wp:anchor distT="0" distB="0" distL="114300" distR="114300" simplePos="0" relativeHeight="251658250" behindDoc="0" locked="0" layoutInCell="1" allowOverlap="1" wp14:anchorId="743C8359" wp14:editId="638F1066">
                      <wp:simplePos x="0" y="0"/>
                      <wp:positionH relativeFrom="column">
                        <wp:posOffset>2319020</wp:posOffset>
                      </wp:positionH>
                      <wp:positionV relativeFrom="paragraph">
                        <wp:posOffset>3346450</wp:posOffset>
                      </wp:positionV>
                      <wp:extent cx="374650" cy="177800"/>
                      <wp:effectExtent l="0" t="0" r="25400" b="31750"/>
                      <wp:wrapNone/>
                      <wp:docPr id="298911124" name="Connector: Elbow 16"/>
                      <wp:cNvGraphicFramePr/>
                      <a:graphic xmlns:a="http://schemas.openxmlformats.org/drawingml/2006/main">
                        <a:graphicData uri="http://schemas.microsoft.com/office/word/2010/wordprocessingShape">
                          <wps:wsp>
                            <wps:cNvCnPr/>
                            <wps:spPr>
                              <a:xfrm>
                                <a:off x="0" y="0"/>
                                <a:ext cx="374650" cy="177800"/>
                              </a:xfrm>
                              <a:prstGeom prst="bentConnector3">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6145C" id="Connector: Elbow 16" o:spid="_x0000_s1026" type="#_x0000_t34" style="position:absolute;margin-left:182.6pt;margin-top:263.5pt;width:29.5pt;height:14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" strokecolor="black [3200]" strokeweight="1pt"/>
                  </w:pict>
                </mc:Fallback>
              </mc:AlternateContent>
            </w:r>
            <w:r w:rsidR="00F6379E">
              <w:rPr>
                <w:rFonts w:cstheme="minorHAnsi"/>
                <w:noProof/>
                <w:sz w:val="22"/>
                <w:szCs w:val="22"/>
              </w:rPr>
              <mc:AlternateContent>
                <mc:Choice Requires="wps">
                  <w:drawing>
                    <wp:anchor distT="0" distB="0" distL="114300" distR="114300" simplePos="0" relativeHeight="251658249" behindDoc="0" locked="0" layoutInCell="1" allowOverlap="1" wp14:anchorId="49C4F7EF" wp14:editId="01BDA5D2">
                      <wp:simplePos x="0" y="0"/>
                      <wp:positionH relativeFrom="column">
                        <wp:posOffset>2319020</wp:posOffset>
                      </wp:positionH>
                      <wp:positionV relativeFrom="paragraph">
                        <wp:posOffset>2349500</wp:posOffset>
                      </wp:positionV>
                      <wp:extent cx="393700" cy="165100"/>
                      <wp:effectExtent l="0" t="0" r="25400" b="25400"/>
                      <wp:wrapNone/>
                      <wp:docPr id="861247632" name="Connector: Elbow 15"/>
                      <wp:cNvGraphicFramePr/>
                      <a:graphic xmlns:a="http://schemas.openxmlformats.org/drawingml/2006/main">
                        <a:graphicData uri="http://schemas.microsoft.com/office/word/2010/wordprocessingShape">
                          <wps:wsp>
                            <wps:cNvCnPr/>
                            <wps:spPr>
                              <a:xfrm>
                                <a:off x="0" y="0"/>
                                <a:ext cx="393700" cy="165100"/>
                              </a:xfrm>
                              <a:prstGeom prst="bentConnector3">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27CD1" id="Connector: Elbow 15" o:spid="_x0000_s1026" type="#_x0000_t34" style="position:absolute;margin-left:182.6pt;margin-top:185pt;width:31pt;height:13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" strokecolor="black [3200]" strokeweight="1pt"/>
                  </w:pict>
                </mc:Fallback>
              </mc:AlternateContent>
            </w:r>
            <w:r w:rsidR="00F6379E">
              <w:rPr>
                <w:rFonts w:cstheme="minorHAnsi"/>
                <w:noProof/>
                <w:sz w:val="22"/>
                <w:szCs w:val="22"/>
              </w:rPr>
              <mc:AlternateContent>
                <mc:Choice Requires="wps">
                  <w:drawing>
                    <wp:anchor distT="0" distB="0" distL="114300" distR="114300" simplePos="0" relativeHeight="251658248" behindDoc="0" locked="0" layoutInCell="1" allowOverlap="1" wp14:anchorId="23A077C5" wp14:editId="0AD753FC">
                      <wp:simplePos x="0" y="0"/>
                      <wp:positionH relativeFrom="column">
                        <wp:posOffset>2280920</wp:posOffset>
                      </wp:positionH>
                      <wp:positionV relativeFrom="paragraph">
                        <wp:posOffset>1447800</wp:posOffset>
                      </wp:positionV>
                      <wp:extent cx="450850" cy="184150"/>
                      <wp:effectExtent l="0" t="0" r="25400" b="25400"/>
                      <wp:wrapNone/>
                      <wp:docPr id="1134838013" name="Connector: Elbow 14"/>
                      <wp:cNvGraphicFramePr/>
                      <a:graphic xmlns:a="http://schemas.openxmlformats.org/drawingml/2006/main">
                        <a:graphicData uri="http://schemas.microsoft.com/office/word/2010/wordprocessingShape">
                          <wps:wsp>
                            <wps:cNvCnPr/>
                            <wps:spPr>
                              <a:xfrm>
                                <a:off x="0" y="0"/>
                                <a:ext cx="450850" cy="184150"/>
                              </a:xfrm>
                              <a:prstGeom prst="bentConnector3">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B576B" id="Connector: Elbow 14" o:spid="_x0000_s1026" type="#_x0000_t34" style="position:absolute;margin-left:179.6pt;margin-top:114pt;width:35.5pt;height:14.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" strokecolor="black [3200]" strokeweight="1pt"/>
                  </w:pict>
                </mc:Fallback>
              </mc:AlternateContent>
            </w:r>
            <w:r w:rsidR="00690626" w:rsidRPr="00690626">
              <w:rPr>
                <w:rFonts w:cstheme="minorHAnsi"/>
                <w:noProof/>
                <w:sz w:val="22"/>
                <w:szCs w:val="22"/>
              </w:rPr>
              <w:drawing>
                <wp:inline distT="0" distB="0" distL="0" distR="0" wp14:anchorId="5BCFFE86" wp14:editId="2D51F65F">
                  <wp:extent cx="2572261" cy="3954780"/>
                  <wp:effectExtent l="0" t="0" r="0" b="7620"/>
                  <wp:docPr id="30769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92046" name=""/>
                          <pic:cNvPicPr/>
                        </pic:nvPicPr>
                        <pic:blipFill>
                          <a:blip r:embed="rId25"/>
                          <a:stretch>
                            <a:fillRect/>
                          </a:stretch>
                        </pic:blipFill>
                        <pic:spPr>
                          <a:xfrm>
                            <a:off x="0" y="0"/>
                            <a:ext cx="2594662" cy="3989222"/>
                          </a:xfrm>
                          <a:prstGeom prst="rect">
                            <a:avLst/>
                          </a:prstGeom>
                          <a:ln>
                            <a:noFill/>
                          </a:ln>
                          <a:effectLst>
                            <a:softEdge rad="112500"/>
                          </a:effectLst>
                        </pic:spPr>
                      </pic:pic>
                    </a:graphicData>
                  </a:graphic>
                </wp:inline>
              </w:drawing>
            </w:r>
          </w:p>
        </w:tc>
        <w:tc>
          <w:tcPr>
            <w:tcW w:w="4505" w:type="dxa"/>
          </w:tcPr>
          <w:p w14:paraId="77CF1F4C" w14:textId="1E24D743" w:rsidR="00690626" w:rsidRPr="00F6379E" w:rsidRDefault="00690626" w:rsidP="00690626">
            <w:pPr>
              <w:rPr>
                <w:rFonts w:asciiTheme="majorHAnsi" w:hAnsiTheme="majorHAnsi" w:cstheme="majorHAnsi"/>
                <w:b/>
                <w:bCs/>
                <w:sz w:val="22"/>
                <w:szCs w:val="22"/>
              </w:rPr>
            </w:pPr>
          </w:p>
          <w:p w14:paraId="301E4515" w14:textId="419D161B" w:rsidR="00690626" w:rsidRPr="00F6379E" w:rsidRDefault="00690626" w:rsidP="009B0FC0">
            <w:pPr>
              <w:rPr>
                <w:rFonts w:asciiTheme="majorHAnsi" w:hAnsiTheme="majorHAnsi" w:cstheme="majorHAnsi"/>
                <w:sz w:val="22"/>
                <w:szCs w:val="22"/>
              </w:rPr>
            </w:pPr>
            <w:r w:rsidRPr="00765FBC">
              <w:rPr>
                <w:rFonts w:asciiTheme="majorHAnsi" w:hAnsiTheme="majorHAnsi" w:cstheme="majorHAnsi"/>
                <w:b/>
                <w:bCs/>
              </w:rPr>
              <w:t>PowerCenter Jobs:</w:t>
            </w:r>
            <w:r w:rsidRPr="00765FBC">
              <w:rPr>
                <w:rFonts w:asciiTheme="majorHAnsi" w:hAnsiTheme="majorHAnsi" w:cstheme="majorHAnsi"/>
                <w:sz w:val="22"/>
                <w:szCs w:val="22"/>
              </w:rPr>
              <w:br/>
            </w:r>
            <w:r w:rsidRPr="00765FBC">
              <w:rPr>
                <w:rFonts w:asciiTheme="majorHAnsi" w:hAnsiTheme="majorHAnsi" w:cstheme="majorHAnsi"/>
                <w:sz w:val="18"/>
                <w:szCs w:val="18"/>
              </w:rPr>
              <w:t xml:space="preserve">A total of </w:t>
            </w:r>
            <w:r w:rsidRPr="00765FBC">
              <w:rPr>
                <w:rFonts w:asciiTheme="majorHAnsi" w:hAnsiTheme="majorHAnsi" w:cstheme="majorHAnsi"/>
                <w:b/>
                <w:bCs/>
                <w:sz w:val="18"/>
                <w:szCs w:val="18"/>
              </w:rPr>
              <w:t>1,669 jobs</w:t>
            </w:r>
            <w:r w:rsidRPr="00765FBC">
              <w:rPr>
                <w:rFonts w:asciiTheme="majorHAnsi" w:hAnsiTheme="majorHAnsi" w:cstheme="majorHAnsi"/>
                <w:sz w:val="18"/>
                <w:szCs w:val="18"/>
              </w:rPr>
              <w:t xml:space="preserve"> fall under this category. These jobs are designed to execute Informatica PowerCenter workflows as part of the ETL process.</w:t>
            </w:r>
          </w:p>
          <w:p w14:paraId="4525B766" w14:textId="47FBB90E" w:rsidR="00690626" w:rsidRPr="00F6379E" w:rsidRDefault="00690626" w:rsidP="00690626">
            <w:pPr>
              <w:rPr>
                <w:rFonts w:asciiTheme="majorHAnsi" w:hAnsiTheme="majorHAnsi" w:cstheme="majorHAnsi"/>
                <w:sz w:val="22"/>
                <w:szCs w:val="22"/>
              </w:rPr>
            </w:pPr>
          </w:p>
          <w:p w14:paraId="4A50823E" w14:textId="77777777" w:rsidR="0040162C" w:rsidRDefault="0040162C" w:rsidP="00690626">
            <w:pPr>
              <w:rPr>
                <w:rFonts w:asciiTheme="majorHAnsi" w:hAnsiTheme="majorHAnsi" w:cstheme="majorHAnsi"/>
                <w:b/>
                <w:bCs/>
                <w:sz w:val="22"/>
                <w:szCs w:val="22"/>
              </w:rPr>
            </w:pPr>
          </w:p>
          <w:p w14:paraId="00D95C8B" w14:textId="77777777" w:rsidR="0040162C" w:rsidRDefault="0040162C" w:rsidP="00690626">
            <w:pPr>
              <w:rPr>
                <w:rFonts w:asciiTheme="majorHAnsi" w:hAnsiTheme="majorHAnsi" w:cstheme="majorHAnsi"/>
                <w:b/>
                <w:bCs/>
                <w:sz w:val="22"/>
                <w:szCs w:val="22"/>
              </w:rPr>
            </w:pPr>
          </w:p>
          <w:p w14:paraId="144D150B" w14:textId="2DBFE0B7" w:rsidR="00690626" w:rsidRPr="00F6379E" w:rsidRDefault="00690626" w:rsidP="009B0FC0">
            <w:pPr>
              <w:rPr>
                <w:rFonts w:asciiTheme="majorHAnsi" w:hAnsiTheme="majorHAnsi" w:cstheme="majorHAnsi"/>
                <w:sz w:val="22"/>
                <w:szCs w:val="22"/>
              </w:rPr>
            </w:pPr>
            <w:r w:rsidRPr="00765FBC">
              <w:rPr>
                <w:rFonts w:asciiTheme="majorHAnsi" w:hAnsiTheme="majorHAnsi" w:cstheme="majorHAnsi"/>
                <w:b/>
                <w:bCs/>
              </w:rPr>
              <w:t>Scripts/MDM Jobs:</w:t>
            </w:r>
            <w:r w:rsidRPr="00765FBC">
              <w:rPr>
                <w:rFonts w:asciiTheme="majorHAnsi" w:hAnsiTheme="majorHAnsi" w:cstheme="majorHAnsi"/>
                <w:sz w:val="22"/>
                <w:szCs w:val="22"/>
              </w:rPr>
              <w:br/>
            </w:r>
            <w:r w:rsidRPr="00765FBC">
              <w:rPr>
                <w:rFonts w:asciiTheme="majorHAnsi" w:hAnsiTheme="majorHAnsi" w:cstheme="majorHAnsi"/>
                <w:sz w:val="18"/>
                <w:szCs w:val="18"/>
              </w:rPr>
              <w:t xml:space="preserve">This group includes </w:t>
            </w:r>
            <w:r w:rsidRPr="00765FBC">
              <w:rPr>
                <w:rFonts w:asciiTheme="majorHAnsi" w:hAnsiTheme="majorHAnsi" w:cstheme="majorHAnsi"/>
                <w:b/>
                <w:bCs/>
                <w:sz w:val="18"/>
                <w:szCs w:val="18"/>
              </w:rPr>
              <w:t>587 script-based jobs</w:t>
            </w:r>
            <w:r w:rsidRPr="00765FBC">
              <w:rPr>
                <w:rFonts w:asciiTheme="majorHAnsi" w:hAnsiTheme="majorHAnsi" w:cstheme="majorHAnsi"/>
                <w:sz w:val="18"/>
                <w:szCs w:val="18"/>
              </w:rPr>
              <w:t xml:space="preserve"> (.sh, .ksh, .pl) that perform operations such as file transfers, event monitoring (e.g., file arrival), and service status checks.</w:t>
            </w:r>
          </w:p>
          <w:p w14:paraId="5FA747C7" w14:textId="66427CDA" w:rsidR="00690626" w:rsidRPr="00765FBC" w:rsidRDefault="00690626" w:rsidP="00690626">
            <w:pPr>
              <w:ind w:left="360"/>
              <w:rPr>
                <w:rFonts w:asciiTheme="majorHAnsi" w:hAnsiTheme="majorHAnsi" w:cstheme="majorHAnsi"/>
                <w:sz w:val="22"/>
                <w:szCs w:val="22"/>
              </w:rPr>
            </w:pPr>
          </w:p>
          <w:p w14:paraId="317B33A3" w14:textId="77777777" w:rsidR="009B0FC0" w:rsidRDefault="009B0FC0" w:rsidP="00690626">
            <w:pPr>
              <w:rPr>
                <w:rFonts w:asciiTheme="majorHAnsi" w:hAnsiTheme="majorHAnsi" w:cstheme="majorHAnsi"/>
                <w:b/>
                <w:bCs/>
                <w:sz w:val="18"/>
                <w:szCs w:val="18"/>
              </w:rPr>
            </w:pPr>
          </w:p>
          <w:p w14:paraId="5797AE05" w14:textId="77777777" w:rsidR="009B0FC0" w:rsidRDefault="009B0FC0" w:rsidP="00690626">
            <w:pPr>
              <w:rPr>
                <w:rFonts w:asciiTheme="majorHAnsi" w:hAnsiTheme="majorHAnsi" w:cstheme="majorHAnsi"/>
                <w:b/>
                <w:bCs/>
                <w:sz w:val="18"/>
                <w:szCs w:val="18"/>
              </w:rPr>
            </w:pPr>
          </w:p>
          <w:p w14:paraId="6C2CF560" w14:textId="65669973" w:rsidR="00690626" w:rsidRPr="0040162C" w:rsidRDefault="00690626" w:rsidP="00690626">
            <w:pPr>
              <w:rPr>
                <w:rFonts w:asciiTheme="majorHAnsi" w:hAnsiTheme="majorHAnsi" w:cstheme="majorHAnsi"/>
                <w:sz w:val="18"/>
                <w:szCs w:val="18"/>
              </w:rPr>
            </w:pPr>
            <w:r w:rsidRPr="00765FBC">
              <w:rPr>
                <w:rFonts w:asciiTheme="majorHAnsi" w:hAnsiTheme="majorHAnsi" w:cstheme="majorHAnsi"/>
                <w:b/>
                <w:bCs/>
              </w:rPr>
              <w:t>File Monitoring Jobs:</w:t>
            </w:r>
            <w:r w:rsidRPr="00765FBC">
              <w:rPr>
                <w:rFonts w:asciiTheme="majorHAnsi" w:hAnsiTheme="majorHAnsi" w:cstheme="majorHAnsi"/>
                <w:sz w:val="18"/>
                <w:szCs w:val="18"/>
              </w:rPr>
              <w:br/>
              <w:t xml:space="preserve">A total of </w:t>
            </w:r>
            <w:r w:rsidRPr="00765FBC">
              <w:rPr>
                <w:rFonts w:asciiTheme="majorHAnsi" w:hAnsiTheme="majorHAnsi" w:cstheme="majorHAnsi"/>
                <w:b/>
                <w:bCs/>
                <w:sz w:val="18"/>
                <w:szCs w:val="18"/>
              </w:rPr>
              <w:t>34 jobs</w:t>
            </w:r>
            <w:r w:rsidRPr="00765FBC">
              <w:rPr>
                <w:rFonts w:asciiTheme="majorHAnsi" w:hAnsiTheme="majorHAnsi" w:cstheme="majorHAnsi"/>
                <w:sz w:val="18"/>
                <w:szCs w:val="18"/>
              </w:rPr>
              <w:t xml:space="preserve"> are specifically configured to monitor files for availability or changes.</w:t>
            </w:r>
          </w:p>
          <w:p w14:paraId="543819EA" w14:textId="70E120C2" w:rsidR="00690626" w:rsidRPr="00765FBC" w:rsidRDefault="00690626" w:rsidP="00690626">
            <w:pPr>
              <w:ind w:left="720"/>
              <w:rPr>
                <w:rFonts w:asciiTheme="majorHAnsi" w:hAnsiTheme="majorHAnsi" w:cstheme="majorHAnsi"/>
                <w:sz w:val="22"/>
                <w:szCs w:val="22"/>
              </w:rPr>
            </w:pPr>
          </w:p>
          <w:p w14:paraId="4BC11329" w14:textId="77777777" w:rsidR="00690626" w:rsidRPr="00F6379E" w:rsidRDefault="00690626" w:rsidP="00690626">
            <w:pPr>
              <w:rPr>
                <w:rFonts w:asciiTheme="majorHAnsi" w:hAnsiTheme="majorHAnsi" w:cstheme="majorHAnsi"/>
                <w:b/>
                <w:bCs/>
                <w:sz w:val="22"/>
                <w:szCs w:val="22"/>
              </w:rPr>
            </w:pPr>
          </w:p>
          <w:p w14:paraId="7708BBF4" w14:textId="3B673A15" w:rsidR="00690626" w:rsidRPr="00F6379E" w:rsidRDefault="00690626" w:rsidP="00690626">
            <w:pPr>
              <w:rPr>
                <w:rFonts w:asciiTheme="majorHAnsi" w:hAnsiTheme="majorHAnsi" w:cstheme="majorHAnsi"/>
                <w:b/>
                <w:bCs/>
                <w:sz w:val="22"/>
                <w:szCs w:val="22"/>
              </w:rPr>
            </w:pPr>
          </w:p>
          <w:p w14:paraId="7C351ECD" w14:textId="298D85B4" w:rsidR="00690626" w:rsidRPr="00F6379E" w:rsidRDefault="00690626" w:rsidP="00690626">
            <w:pPr>
              <w:rPr>
                <w:rFonts w:asciiTheme="majorHAnsi" w:hAnsiTheme="majorHAnsi" w:cstheme="majorHAnsi"/>
                <w:sz w:val="22"/>
                <w:szCs w:val="22"/>
              </w:rPr>
            </w:pPr>
            <w:r w:rsidRPr="00765FBC">
              <w:rPr>
                <w:rFonts w:asciiTheme="majorHAnsi" w:hAnsiTheme="majorHAnsi" w:cstheme="majorHAnsi"/>
                <w:b/>
                <w:bCs/>
              </w:rPr>
              <w:t>Uncategorized (Others):</w:t>
            </w:r>
            <w:r w:rsidRPr="00765FBC">
              <w:rPr>
                <w:rFonts w:asciiTheme="majorHAnsi" w:hAnsiTheme="majorHAnsi" w:cstheme="majorHAnsi"/>
                <w:sz w:val="22"/>
                <w:szCs w:val="22"/>
              </w:rPr>
              <w:br/>
            </w:r>
            <w:r w:rsidRPr="00765FBC">
              <w:rPr>
                <w:rFonts w:asciiTheme="majorHAnsi" w:hAnsiTheme="majorHAnsi" w:cstheme="majorHAnsi"/>
              </w:rPr>
              <w:t xml:space="preserve">There are </w:t>
            </w:r>
            <w:r w:rsidRPr="00765FBC">
              <w:rPr>
                <w:rFonts w:asciiTheme="majorHAnsi" w:hAnsiTheme="majorHAnsi" w:cstheme="majorHAnsi"/>
                <w:b/>
                <w:bCs/>
              </w:rPr>
              <w:t>44 jobs</w:t>
            </w:r>
            <w:r w:rsidRPr="00765FBC">
              <w:rPr>
                <w:rFonts w:asciiTheme="majorHAnsi" w:hAnsiTheme="majorHAnsi" w:cstheme="majorHAnsi"/>
              </w:rPr>
              <w:t xml:space="preserve"> that could not be classified due to the absence of identifiable workflows or scripts.</w:t>
            </w:r>
          </w:p>
        </w:tc>
      </w:tr>
    </w:tbl>
    <w:p w14:paraId="1B344985" w14:textId="77777777" w:rsidR="00765FBC" w:rsidRDefault="00765FBC" w:rsidP="00CF2451">
      <w:pPr>
        <w:rPr>
          <w:rFonts w:cstheme="minorHAnsi"/>
          <w:sz w:val="22"/>
          <w:szCs w:val="22"/>
        </w:rPr>
      </w:pPr>
    </w:p>
    <w:p w14:paraId="44C86E9C" w14:textId="77777777" w:rsidR="00221648" w:rsidRDefault="00221648" w:rsidP="00CF2451">
      <w:pPr>
        <w:rPr>
          <w:rFonts w:cstheme="minorHAnsi"/>
          <w:sz w:val="22"/>
          <w:szCs w:val="22"/>
        </w:rPr>
      </w:pPr>
    </w:p>
    <w:p w14:paraId="347DD314" w14:textId="3DF7E619" w:rsidR="00CF2451" w:rsidRPr="003279BF" w:rsidRDefault="00CF2451" w:rsidP="00CF2451">
      <w:pPr>
        <w:spacing w:line="276" w:lineRule="auto"/>
        <w:rPr>
          <w:rFonts w:cstheme="minorHAnsi"/>
          <w:b/>
          <w:bCs/>
          <w:color w:val="44546A"/>
          <w:sz w:val="22"/>
          <w:szCs w:val="22"/>
        </w:rPr>
      </w:pPr>
    </w:p>
    <w:p w14:paraId="2CE48DCC" w14:textId="1652B6CF" w:rsidR="009F69AC" w:rsidRPr="00F84EDB" w:rsidRDefault="009F69AC" w:rsidP="009F69AC">
      <w:pPr>
        <w:spacing w:after="160" w:line="278" w:lineRule="auto"/>
        <w:rPr>
          <w:b/>
          <w:bCs/>
          <w:sz w:val="28"/>
          <w:szCs w:val="28"/>
        </w:rPr>
      </w:pPr>
      <w:r>
        <w:rPr>
          <w:rFonts w:cstheme="minorHAnsi"/>
          <w:b/>
          <w:bCs/>
          <w:color w:val="44546A"/>
          <w:sz w:val="22"/>
          <w:szCs w:val="22"/>
        </w:rPr>
        <w:br/>
      </w:r>
      <w:r>
        <w:rPr>
          <w:b/>
          <w:bCs/>
          <w:sz w:val="28"/>
          <w:szCs w:val="28"/>
        </w:rPr>
        <w:t xml:space="preserve">2.1.2 </w:t>
      </w:r>
      <w:r w:rsidRPr="00F84EDB">
        <w:rPr>
          <w:b/>
          <w:bCs/>
          <w:sz w:val="28"/>
          <w:szCs w:val="28"/>
        </w:rPr>
        <w:t>Autosys Jobs Categorization and Migration Path Strategy</w:t>
      </w:r>
    </w:p>
    <w:p w14:paraId="57208986" w14:textId="422B523B" w:rsidR="009F69AC" w:rsidRPr="00F84EDB" w:rsidRDefault="009F69AC" w:rsidP="009F69AC">
      <w:pPr>
        <w:spacing w:after="160" w:line="278" w:lineRule="auto"/>
      </w:pPr>
      <w:r w:rsidRPr="00F84EDB">
        <w:t>The Autosys workload has been comprehensively analysed to identify migration-eligible components and determine the most suitable modernization approach per job type. The strategy distinguishes between jobs to be excluded and those selected for migration, followed by a structured classification of the migration paths based on the functional role of each job.</w:t>
      </w:r>
    </w:p>
    <w:p w14:paraId="1648BF49" w14:textId="77777777" w:rsidR="009F69AC" w:rsidRPr="00F84EDB" w:rsidRDefault="009F69AC" w:rsidP="009F69AC">
      <w:pPr>
        <w:spacing w:after="160" w:line="278" w:lineRule="auto"/>
        <w:rPr>
          <w:b/>
          <w:bCs/>
        </w:rPr>
      </w:pPr>
      <w:r w:rsidRPr="00F84EDB">
        <w:rPr>
          <w:b/>
          <w:bCs/>
        </w:rPr>
        <w:t>1. Jobs Excluded from Migration</w:t>
      </w:r>
    </w:p>
    <w:p w14:paraId="7FDF12AE" w14:textId="77777777" w:rsidR="009F69AC" w:rsidRPr="00F84EDB" w:rsidRDefault="009F69AC" w:rsidP="009F69AC">
      <w:pPr>
        <w:spacing w:after="160" w:line="278" w:lineRule="auto"/>
      </w:pPr>
      <w:r w:rsidRPr="00F84EDB">
        <w:t>A set of Autosys jobs were excluded from the modernization initiative due to one or more of the following criteria:</w:t>
      </w:r>
    </w:p>
    <w:p w14:paraId="2BDCA223" w14:textId="77777777" w:rsidR="009F69AC" w:rsidRPr="00F84EDB" w:rsidRDefault="009F69AC" w:rsidP="009F69AC">
      <w:pPr>
        <w:numPr>
          <w:ilvl w:val="0"/>
          <w:numId w:val="80"/>
        </w:numPr>
        <w:spacing w:after="160" w:line="278" w:lineRule="auto"/>
      </w:pPr>
      <w:r w:rsidRPr="00F84EDB">
        <w:t xml:space="preserve">Jobs classified under </w:t>
      </w:r>
      <w:r w:rsidRPr="00F84EDB">
        <w:rPr>
          <w:b/>
          <w:bCs/>
        </w:rPr>
        <w:t>MOCA</w:t>
      </w:r>
      <w:r w:rsidRPr="00F84EDB">
        <w:t>.</w:t>
      </w:r>
    </w:p>
    <w:p w14:paraId="4A44D52F" w14:textId="77777777" w:rsidR="009F69AC" w:rsidRPr="00F84EDB" w:rsidRDefault="009F69AC" w:rsidP="009F69AC">
      <w:pPr>
        <w:numPr>
          <w:ilvl w:val="0"/>
          <w:numId w:val="80"/>
        </w:numPr>
        <w:spacing w:after="160" w:line="278" w:lineRule="auto"/>
      </w:pPr>
      <w:r w:rsidRPr="00F84EDB">
        <w:t xml:space="preserve">Jobs that have </w:t>
      </w:r>
      <w:r w:rsidRPr="00F84EDB">
        <w:rPr>
          <w:b/>
          <w:bCs/>
        </w:rPr>
        <w:t>not run in the last six months</w:t>
      </w:r>
      <w:r w:rsidRPr="00F84EDB">
        <w:t>, as identified from execution logs.</w:t>
      </w:r>
    </w:p>
    <w:p w14:paraId="4DB335F4" w14:textId="77777777" w:rsidR="009F69AC" w:rsidRPr="00F84EDB" w:rsidRDefault="009F69AC" w:rsidP="009F69AC">
      <w:pPr>
        <w:spacing w:after="160" w:line="278" w:lineRule="auto"/>
      </w:pPr>
      <w:r w:rsidRPr="00F84EDB">
        <w:t xml:space="preserve">These jobs are designated as </w:t>
      </w:r>
      <w:r w:rsidRPr="00F84EDB">
        <w:rPr>
          <w:i/>
          <w:iCs/>
        </w:rPr>
        <w:t>“Not to Convert”</w:t>
      </w:r>
      <w:r w:rsidRPr="00F84EDB">
        <w:t xml:space="preserve"> and excluded from the migration scope.</w:t>
      </w:r>
    </w:p>
    <w:p w14:paraId="6F29AF39" w14:textId="77777777" w:rsidR="009F69AC" w:rsidRPr="00F84EDB" w:rsidRDefault="009F69AC" w:rsidP="009F69AC">
      <w:pPr>
        <w:spacing w:after="160" w:line="278" w:lineRule="auto"/>
        <w:rPr>
          <w:b/>
          <w:bCs/>
        </w:rPr>
      </w:pPr>
      <w:r w:rsidRPr="00F84EDB">
        <w:rPr>
          <w:b/>
          <w:bCs/>
        </w:rPr>
        <w:t>2. Jobs Identified for Migration</w:t>
      </w:r>
    </w:p>
    <w:p w14:paraId="2D3418E4" w14:textId="77777777" w:rsidR="009F69AC" w:rsidRPr="00F84EDB" w:rsidRDefault="009F69AC" w:rsidP="009F69AC">
      <w:pPr>
        <w:spacing w:after="160" w:line="278" w:lineRule="auto"/>
      </w:pPr>
      <w:r w:rsidRPr="00F84EDB">
        <w:t>From the remaining Autosys inventory, a refined set of jobs was shortlisted for migration. These were categorized into five distinct functional groups based on their operational behavior:</w:t>
      </w:r>
    </w:p>
    <w:tbl>
      <w:tblPr>
        <w:tblStyle w:val="PlainTable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5"/>
        <w:gridCol w:w="1260"/>
        <w:gridCol w:w="4610"/>
      </w:tblGrid>
      <w:tr w:rsidR="009F69AC" w:rsidRPr="00F84EDB" w14:paraId="4D711B33" w14:textId="77777777" w:rsidTr="00A507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95" w:type="dxa"/>
            <w:tcBorders>
              <w:bottom w:val="none" w:sz="0" w:space="0" w:color="auto"/>
              <w:right w:val="none" w:sz="0" w:space="0" w:color="auto"/>
            </w:tcBorders>
            <w:shd w:val="clear" w:color="auto" w:fill="002060"/>
            <w:hideMark/>
          </w:tcPr>
          <w:p w14:paraId="42ABADFB" w14:textId="64FD9CDB" w:rsidR="009F69AC" w:rsidRPr="00A507E5" w:rsidRDefault="009F69AC" w:rsidP="00A507E5">
            <w:pPr>
              <w:spacing w:after="160" w:line="278" w:lineRule="auto"/>
              <w:jc w:val="center"/>
              <w:rPr>
                <w:rFonts w:asciiTheme="minorHAnsi" w:hAnsiTheme="minorHAnsi" w:cstheme="minorHAnsi"/>
                <w:b/>
                <w:bCs/>
                <w:i w:val="0"/>
                <w:iCs w:val="0"/>
                <w:sz w:val="22"/>
                <w:szCs w:val="22"/>
              </w:rPr>
            </w:pPr>
            <w:r w:rsidRPr="00A507E5">
              <w:rPr>
                <w:rFonts w:asciiTheme="minorHAnsi" w:hAnsiTheme="minorHAnsi" w:cstheme="minorHAnsi"/>
                <w:b/>
                <w:bCs/>
                <w:i w:val="0"/>
                <w:iCs w:val="0"/>
                <w:sz w:val="22"/>
                <w:szCs w:val="22"/>
              </w:rPr>
              <w:lastRenderedPageBreak/>
              <w:t>Job Category</w:t>
            </w:r>
          </w:p>
        </w:tc>
        <w:tc>
          <w:tcPr>
            <w:tcW w:w="1260" w:type="dxa"/>
            <w:tcBorders>
              <w:bottom w:val="none" w:sz="0" w:space="0" w:color="auto"/>
            </w:tcBorders>
            <w:shd w:val="clear" w:color="auto" w:fill="002060"/>
            <w:hideMark/>
          </w:tcPr>
          <w:p w14:paraId="4F3E5724" w14:textId="77777777" w:rsidR="009F69AC" w:rsidRPr="00A507E5" w:rsidRDefault="009F69AC" w:rsidP="00A507E5">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22"/>
                <w:szCs w:val="22"/>
              </w:rPr>
            </w:pPr>
            <w:r w:rsidRPr="00A507E5">
              <w:rPr>
                <w:rFonts w:asciiTheme="minorHAnsi" w:hAnsiTheme="minorHAnsi" w:cstheme="minorHAnsi"/>
                <w:b/>
                <w:bCs/>
                <w:i w:val="0"/>
                <w:iCs w:val="0"/>
                <w:sz w:val="22"/>
                <w:szCs w:val="22"/>
              </w:rPr>
              <w:t>Job Count</w:t>
            </w:r>
          </w:p>
        </w:tc>
        <w:tc>
          <w:tcPr>
            <w:tcW w:w="4610" w:type="dxa"/>
            <w:tcBorders>
              <w:bottom w:val="none" w:sz="0" w:space="0" w:color="auto"/>
            </w:tcBorders>
            <w:shd w:val="clear" w:color="auto" w:fill="002060"/>
            <w:hideMark/>
          </w:tcPr>
          <w:p w14:paraId="25A1DB91" w14:textId="2FBC5A92" w:rsidR="009F69AC" w:rsidRPr="00A507E5" w:rsidRDefault="009F69AC" w:rsidP="00A507E5">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22"/>
                <w:szCs w:val="22"/>
              </w:rPr>
            </w:pPr>
            <w:r w:rsidRPr="00A507E5">
              <w:rPr>
                <w:rFonts w:asciiTheme="minorHAnsi" w:hAnsiTheme="minorHAnsi" w:cstheme="minorHAnsi"/>
                <w:b/>
                <w:bCs/>
                <w:i w:val="0"/>
                <w:iCs w:val="0"/>
                <w:sz w:val="22"/>
                <w:szCs w:val="22"/>
              </w:rPr>
              <w:t>Migration Approach</w:t>
            </w:r>
          </w:p>
        </w:tc>
      </w:tr>
      <w:tr w:rsidR="009F69AC" w:rsidRPr="00F84EDB" w14:paraId="11BF0795" w14:textId="77777777" w:rsidTr="00A50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Borders>
              <w:right w:val="none" w:sz="0" w:space="0" w:color="auto"/>
            </w:tcBorders>
            <w:hideMark/>
          </w:tcPr>
          <w:p w14:paraId="76AB7D66" w14:textId="77777777" w:rsidR="00A507E5" w:rsidRDefault="009F69AC" w:rsidP="00A507E5">
            <w:pPr>
              <w:spacing w:line="278" w:lineRule="auto"/>
              <w:jc w:val="left"/>
              <w:rPr>
                <w:rFonts w:cstheme="minorHAnsi"/>
                <w:b/>
                <w:bCs/>
                <w:i w:val="0"/>
                <w:iCs w:val="0"/>
                <w:sz w:val="20"/>
                <w:szCs w:val="20"/>
              </w:rPr>
            </w:pPr>
            <w:r w:rsidRPr="00A507E5">
              <w:rPr>
                <w:rFonts w:asciiTheme="minorHAnsi" w:hAnsiTheme="minorHAnsi" w:cstheme="minorHAnsi"/>
                <w:b/>
                <w:bCs/>
                <w:i w:val="0"/>
                <w:iCs w:val="0"/>
                <w:sz w:val="20"/>
                <w:szCs w:val="20"/>
              </w:rPr>
              <w:t xml:space="preserve">ETL Jobs </w:t>
            </w:r>
          </w:p>
          <w:p w14:paraId="072D3EFC" w14:textId="5055625E" w:rsidR="009F69AC" w:rsidRPr="00A507E5" w:rsidRDefault="009F69AC" w:rsidP="00A507E5">
            <w:pPr>
              <w:spacing w:line="278" w:lineRule="auto"/>
              <w:jc w:val="left"/>
              <w:rPr>
                <w:rFonts w:cstheme="minorHAnsi"/>
                <w:b/>
                <w:bCs/>
                <w:sz w:val="20"/>
                <w:szCs w:val="20"/>
              </w:rPr>
            </w:pPr>
            <w:r w:rsidRPr="00A507E5">
              <w:rPr>
                <w:rFonts w:asciiTheme="minorHAnsi" w:hAnsiTheme="minorHAnsi" w:cstheme="minorHAnsi"/>
                <w:b/>
                <w:bCs/>
                <w:i w:val="0"/>
                <w:iCs w:val="0"/>
                <w:sz w:val="20"/>
                <w:szCs w:val="20"/>
              </w:rPr>
              <w:t>(convertible via DataSwitch or manual)</w:t>
            </w:r>
          </w:p>
        </w:tc>
        <w:tc>
          <w:tcPr>
            <w:tcW w:w="1260" w:type="dxa"/>
            <w:shd w:val="clear" w:color="auto" w:fill="002060"/>
            <w:hideMark/>
          </w:tcPr>
          <w:p w14:paraId="6DD5F9A6" w14:textId="77777777" w:rsidR="009F69AC" w:rsidRPr="00A507E5" w:rsidRDefault="009F69AC" w:rsidP="00A507E5">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sz w:val="20"/>
                <w:szCs w:val="20"/>
              </w:rPr>
            </w:pPr>
            <w:r w:rsidRPr="00A507E5">
              <w:rPr>
                <w:rFonts w:cstheme="minorHAnsi"/>
                <w:b/>
                <w:bCs/>
                <w:color w:val="FFFFFF" w:themeColor="background1"/>
                <w:sz w:val="20"/>
                <w:szCs w:val="20"/>
              </w:rPr>
              <w:t>804</w:t>
            </w:r>
          </w:p>
        </w:tc>
        <w:tc>
          <w:tcPr>
            <w:tcW w:w="4610" w:type="dxa"/>
            <w:hideMark/>
          </w:tcPr>
          <w:p w14:paraId="44D746AC" w14:textId="77777777" w:rsidR="009F69AC" w:rsidRPr="00A507E5" w:rsidRDefault="009F69AC" w:rsidP="00506849">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507E5">
              <w:rPr>
                <w:rFonts w:cstheme="minorHAnsi"/>
                <w:sz w:val="20"/>
                <w:szCs w:val="20"/>
              </w:rPr>
              <w:t>DataSwitch Conversion</w:t>
            </w:r>
          </w:p>
        </w:tc>
      </w:tr>
      <w:tr w:rsidR="009F69AC" w:rsidRPr="00F84EDB" w14:paraId="6366AE40" w14:textId="77777777" w:rsidTr="00A507E5">
        <w:tc>
          <w:tcPr>
            <w:cnfStyle w:val="001000000000" w:firstRow="0" w:lastRow="0" w:firstColumn="1" w:lastColumn="0" w:oddVBand="0" w:evenVBand="0" w:oddHBand="0" w:evenHBand="0" w:firstRowFirstColumn="0" w:firstRowLastColumn="0" w:lastRowFirstColumn="0" w:lastRowLastColumn="0"/>
            <w:tcW w:w="3595" w:type="dxa"/>
            <w:tcBorders>
              <w:right w:val="none" w:sz="0" w:space="0" w:color="auto"/>
            </w:tcBorders>
            <w:hideMark/>
          </w:tcPr>
          <w:p w14:paraId="6892A376" w14:textId="77777777" w:rsidR="009F69AC" w:rsidRPr="00A507E5" w:rsidRDefault="009F69AC" w:rsidP="00A507E5">
            <w:pPr>
              <w:spacing w:after="160" w:line="278" w:lineRule="auto"/>
              <w:jc w:val="left"/>
              <w:rPr>
                <w:rFonts w:asciiTheme="minorHAnsi" w:hAnsiTheme="minorHAnsi" w:cstheme="minorHAnsi"/>
                <w:i w:val="0"/>
                <w:iCs w:val="0"/>
                <w:sz w:val="20"/>
                <w:szCs w:val="20"/>
              </w:rPr>
            </w:pPr>
            <w:r w:rsidRPr="00A507E5">
              <w:rPr>
                <w:rFonts w:asciiTheme="minorHAnsi" w:hAnsiTheme="minorHAnsi" w:cstheme="minorHAnsi"/>
                <w:b/>
                <w:bCs/>
                <w:i w:val="0"/>
                <w:iCs w:val="0"/>
                <w:sz w:val="20"/>
                <w:szCs w:val="20"/>
              </w:rPr>
              <w:t>File checks, Notifications, IDQ Status</w:t>
            </w:r>
          </w:p>
        </w:tc>
        <w:tc>
          <w:tcPr>
            <w:tcW w:w="1260" w:type="dxa"/>
            <w:shd w:val="clear" w:color="auto" w:fill="002060"/>
            <w:hideMark/>
          </w:tcPr>
          <w:p w14:paraId="5C95D8E1" w14:textId="77777777" w:rsidR="009F69AC" w:rsidRPr="00A507E5" w:rsidRDefault="009F69AC" w:rsidP="00A507E5">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FFFFFF" w:themeColor="background1"/>
                <w:sz w:val="20"/>
                <w:szCs w:val="20"/>
              </w:rPr>
            </w:pPr>
            <w:r w:rsidRPr="00A507E5">
              <w:rPr>
                <w:rFonts w:cstheme="minorHAnsi"/>
                <w:b/>
                <w:bCs/>
                <w:color w:val="FFFFFF" w:themeColor="background1"/>
                <w:sz w:val="20"/>
                <w:szCs w:val="20"/>
              </w:rPr>
              <w:t>124</w:t>
            </w:r>
          </w:p>
        </w:tc>
        <w:tc>
          <w:tcPr>
            <w:tcW w:w="4610" w:type="dxa"/>
            <w:hideMark/>
          </w:tcPr>
          <w:p w14:paraId="7BAE28F8" w14:textId="77777777" w:rsidR="009F69AC" w:rsidRPr="00A507E5" w:rsidRDefault="009F69AC" w:rsidP="00506849">
            <w:pPr>
              <w:spacing w:after="160" w:line="278"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507E5">
              <w:rPr>
                <w:rFonts w:cstheme="minorHAnsi"/>
                <w:sz w:val="20"/>
                <w:szCs w:val="20"/>
              </w:rPr>
              <w:t>Manual Python Scripts on AWS</w:t>
            </w:r>
          </w:p>
        </w:tc>
      </w:tr>
      <w:tr w:rsidR="009F69AC" w:rsidRPr="00F84EDB" w14:paraId="45C75519" w14:textId="77777777" w:rsidTr="00A50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Borders>
              <w:right w:val="none" w:sz="0" w:space="0" w:color="auto"/>
            </w:tcBorders>
            <w:hideMark/>
          </w:tcPr>
          <w:p w14:paraId="7537A656" w14:textId="77777777" w:rsidR="009F69AC" w:rsidRPr="00A507E5" w:rsidRDefault="009F69AC" w:rsidP="00A507E5">
            <w:pPr>
              <w:spacing w:after="160" w:line="278" w:lineRule="auto"/>
              <w:jc w:val="left"/>
              <w:rPr>
                <w:rFonts w:asciiTheme="minorHAnsi" w:hAnsiTheme="minorHAnsi" w:cstheme="minorHAnsi"/>
                <w:i w:val="0"/>
                <w:iCs w:val="0"/>
                <w:sz w:val="20"/>
                <w:szCs w:val="20"/>
              </w:rPr>
            </w:pPr>
            <w:r w:rsidRPr="00A507E5">
              <w:rPr>
                <w:rFonts w:asciiTheme="minorHAnsi" w:hAnsiTheme="minorHAnsi" w:cstheme="minorHAnsi"/>
                <w:b/>
                <w:bCs/>
                <w:i w:val="0"/>
                <w:iCs w:val="0"/>
                <w:sz w:val="20"/>
                <w:szCs w:val="20"/>
              </w:rPr>
              <w:t>Core and Additional MDM Jobs</w:t>
            </w:r>
          </w:p>
        </w:tc>
        <w:tc>
          <w:tcPr>
            <w:tcW w:w="1260" w:type="dxa"/>
            <w:shd w:val="clear" w:color="auto" w:fill="002060"/>
            <w:hideMark/>
          </w:tcPr>
          <w:p w14:paraId="72F53051" w14:textId="77777777" w:rsidR="009F69AC" w:rsidRPr="00A507E5" w:rsidRDefault="009F69AC" w:rsidP="00A507E5">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sz w:val="20"/>
                <w:szCs w:val="20"/>
              </w:rPr>
            </w:pPr>
            <w:r w:rsidRPr="00A507E5">
              <w:rPr>
                <w:rFonts w:cstheme="minorHAnsi"/>
                <w:b/>
                <w:bCs/>
                <w:color w:val="FFFFFF" w:themeColor="background1"/>
                <w:sz w:val="20"/>
                <w:szCs w:val="20"/>
              </w:rPr>
              <w:t>408</w:t>
            </w:r>
          </w:p>
        </w:tc>
        <w:tc>
          <w:tcPr>
            <w:tcW w:w="4610" w:type="dxa"/>
            <w:hideMark/>
          </w:tcPr>
          <w:p w14:paraId="434B9607" w14:textId="77777777" w:rsidR="009F69AC" w:rsidRPr="00A507E5" w:rsidRDefault="009F69AC" w:rsidP="00506849">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507E5">
              <w:rPr>
                <w:rFonts w:cstheme="minorHAnsi"/>
                <w:sz w:val="20"/>
                <w:szCs w:val="20"/>
              </w:rPr>
              <w:t>Migrated to MDM SaaS</w:t>
            </w:r>
          </w:p>
        </w:tc>
      </w:tr>
      <w:tr w:rsidR="009F69AC" w:rsidRPr="00F84EDB" w14:paraId="7695116D" w14:textId="77777777" w:rsidTr="00A507E5">
        <w:tc>
          <w:tcPr>
            <w:cnfStyle w:val="001000000000" w:firstRow="0" w:lastRow="0" w:firstColumn="1" w:lastColumn="0" w:oddVBand="0" w:evenVBand="0" w:oddHBand="0" w:evenHBand="0" w:firstRowFirstColumn="0" w:firstRowLastColumn="0" w:lastRowFirstColumn="0" w:lastRowLastColumn="0"/>
            <w:tcW w:w="3595" w:type="dxa"/>
            <w:tcBorders>
              <w:right w:val="none" w:sz="0" w:space="0" w:color="auto"/>
            </w:tcBorders>
            <w:hideMark/>
          </w:tcPr>
          <w:p w14:paraId="0B186FA9" w14:textId="77777777" w:rsidR="009F69AC" w:rsidRPr="00A507E5" w:rsidRDefault="009F69AC" w:rsidP="00A507E5">
            <w:pPr>
              <w:spacing w:after="160" w:line="278" w:lineRule="auto"/>
              <w:jc w:val="left"/>
              <w:rPr>
                <w:rFonts w:asciiTheme="minorHAnsi" w:hAnsiTheme="minorHAnsi" w:cstheme="minorHAnsi"/>
                <w:i w:val="0"/>
                <w:iCs w:val="0"/>
                <w:sz w:val="20"/>
                <w:szCs w:val="20"/>
              </w:rPr>
            </w:pPr>
            <w:r w:rsidRPr="00A507E5">
              <w:rPr>
                <w:rFonts w:asciiTheme="minorHAnsi" w:hAnsiTheme="minorHAnsi" w:cstheme="minorHAnsi"/>
                <w:b/>
                <w:bCs/>
                <w:i w:val="0"/>
                <w:iCs w:val="0"/>
                <w:sz w:val="20"/>
                <w:szCs w:val="20"/>
              </w:rPr>
              <w:t>Reports and Publish Jobs</w:t>
            </w:r>
          </w:p>
        </w:tc>
        <w:tc>
          <w:tcPr>
            <w:tcW w:w="1260" w:type="dxa"/>
            <w:shd w:val="clear" w:color="auto" w:fill="002060"/>
            <w:hideMark/>
          </w:tcPr>
          <w:p w14:paraId="43805620" w14:textId="77777777" w:rsidR="009F69AC" w:rsidRPr="00A507E5" w:rsidRDefault="009F69AC" w:rsidP="00A507E5">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FFFFFF" w:themeColor="background1"/>
                <w:sz w:val="20"/>
                <w:szCs w:val="20"/>
              </w:rPr>
            </w:pPr>
            <w:r w:rsidRPr="00A507E5">
              <w:rPr>
                <w:rFonts w:cstheme="minorHAnsi"/>
                <w:b/>
                <w:bCs/>
                <w:color w:val="FFFFFF" w:themeColor="background1"/>
                <w:sz w:val="20"/>
                <w:szCs w:val="20"/>
              </w:rPr>
              <w:t>187</w:t>
            </w:r>
          </w:p>
        </w:tc>
        <w:tc>
          <w:tcPr>
            <w:tcW w:w="4610" w:type="dxa"/>
            <w:hideMark/>
          </w:tcPr>
          <w:p w14:paraId="2D74D827" w14:textId="77777777" w:rsidR="009F69AC" w:rsidRPr="00A507E5" w:rsidRDefault="009F69AC" w:rsidP="00506849">
            <w:pPr>
              <w:spacing w:after="160" w:line="278"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507E5">
              <w:rPr>
                <w:rFonts w:cstheme="minorHAnsi"/>
                <w:sz w:val="20"/>
                <w:szCs w:val="20"/>
              </w:rPr>
              <w:t>Rewritten using MDM SaaS API or PySpark</w:t>
            </w:r>
          </w:p>
        </w:tc>
      </w:tr>
      <w:tr w:rsidR="009F69AC" w:rsidRPr="00F84EDB" w14:paraId="43BB4B15" w14:textId="77777777" w:rsidTr="00A50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Borders>
              <w:right w:val="none" w:sz="0" w:space="0" w:color="auto"/>
            </w:tcBorders>
            <w:hideMark/>
          </w:tcPr>
          <w:p w14:paraId="4FCA8AD1" w14:textId="77777777" w:rsidR="009F69AC" w:rsidRPr="00A507E5" w:rsidRDefault="009F69AC" w:rsidP="00A507E5">
            <w:pPr>
              <w:spacing w:after="160" w:line="278" w:lineRule="auto"/>
              <w:jc w:val="left"/>
              <w:rPr>
                <w:rFonts w:asciiTheme="minorHAnsi" w:hAnsiTheme="minorHAnsi" w:cstheme="minorHAnsi"/>
                <w:i w:val="0"/>
                <w:iCs w:val="0"/>
                <w:sz w:val="20"/>
                <w:szCs w:val="20"/>
              </w:rPr>
            </w:pPr>
            <w:r w:rsidRPr="00A507E5">
              <w:rPr>
                <w:rFonts w:asciiTheme="minorHAnsi" w:hAnsiTheme="minorHAnsi" w:cstheme="minorHAnsi"/>
                <w:b/>
                <w:bCs/>
                <w:i w:val="0"/>
                <w:iCs w:val="0"/>
                <w:sz w:val="20"/>
                <w:szCs w:val="20"/>
              </w:rPr>
              <w:t>Autosys Commands, Shell Scripts</w:t>
            </w:r>
          </w:p>
        </w:tc>
        <w:tc>
          <w:tcPr>
            <w:tcW w:w="1260" w:type="dxa"/>
            <w:shd w:val="clear" w:color="auto" w:fill="002060"/>
            <w:hideMark/>
          </w:tcPr>
          <w:p w14:paraId="283C5675" w14:textId="77777777" w:rsidR="009F69AC" w:rsidRPr="00A507E5" w:rsidRDefault="009F69AC" w:rsidP="00A507E5">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sz w:val="20"/>
                <w:szCs w:val="20"/>
              </w:rPr>
            </w:pPr>
            <w:r w:rsidRPr="00A507E5">
              <w:rPr>
                <w:rFonts w:cstheme="minorHAnsi"/>
                <w:b/>
                <w:bCs/>
                <w:color w:val="FFFFFF" w:themeColor="background1"/>
                <w:sz w:val="20"/>
                <w:szCs w:val="20"/>
              </w:rPr>
              <w:t>93</w:t>
            </w:r>
          </w:p>
        </w:tc>
        <w:tc>
          <w:tcPr>
            <w:tcW w:w="4610" w:type="dxa"/>
            <w:hideMark/>
          </w:tcPr>
          <w:p w14:paraId="2DCD9AE0" w14:textId="77777777" w:rsidR="009F69AC" w:rsidRPr="00A507E5" w:rsidRDefault="009F69AC" w:rsidP="00506849">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507E5">
              <w:rPr>
                <w:rFonts w:cstheme="minorHAnsi"/>
                <w:sz w:val="20"/>
                <w:szCs w:val="20"/>
              </w:rPr>
              <w:t>Translated to AWS-native commands or executed directly using AutoSys on AWS</w:t>
            </w:r>
          </w:p>
        </w:tc>
      </w:tr>
    </w:tbl>
    <w:p w14:paraId="5483D6DB" w14:textId="77777777" w:rsidR="00D341ED" w:rsidRDefault="00D341ED" w:rsidP="009F69AC">
      <w:pPr>
        <w:spacing w:after="160" w:line="278" w:lineRule="auto"/>
      </w:pPr>
    </w:p>
    <w:p w14:paraId="033C37F4" w14:textId="2F791E15" w:rsidR="009F69AC" w:rsidRPr="00F84EDB" w:rsidRDefault="009F69AC" w:rsidP="009F69AC">
      <w:pPr>
        <w:spacing w:after="160" w:line="278" w:lineRule="auto"/>
      </w:pPr>
      <w:r w:rsidRPr="00F84EDB">
        <w:t>Each category is assigned a tailored modernization strategy aligned with technical feasibility, business criticality, and system dependencies.</w:t>
      </w:r>
    </w:p>
    <w:p w14:paraId="383B3E85" w14:textId="77777777" w:rsidR="009F69AC" w:rsidRPr="00F84EDB" w:rsidRDefault="009F69AC" w:rsidP="009F69AC">
      <w:pPr>
        <w:spacing w:after="160" w:line="278" w:lineRule="auto"/>
        <w:rPr>
          <w:b/>
          <w:bCs/>
        </w:rPr>
      </w:pPr>
      <w:r w:rsidRPr="00F84EDB">
        <w:rPr>
          <w:b/>
          <w:bCs/>
        </w:rPr>
        <w:t>3. Migration Path Mapping</w:t>
      </w:r>
    </w:p>
    <w:p w14:paraId="0F6EDDDD" w14:textId="2DAF92D9" w:rsidR="009F69AC" w:rsidRPr="00F84EDB" w:rsidRDefault="009F69AC" w:rsidP="009F69AC">
      <w:pPr>
        <w:spacing w:after="160" w:line="278" w:lineRule="auto"/>
      </w:pPr>
      <w:r w:rsidRPr="00F84EDB">
        <w:t>The table below summarizes the selected migration paths and the technologies/platforms aligned with each:</w:t>
      </w:r>
    </w:p>
    <w:tbl>
      <w:tblPr>
        <w:tblStyle w:val="PlainTable5"/>
        <w:tblW w:w="0" w:type="auto"/>
        <w:tblLook w:val="04A0" w:firstRow="1" w:lastRow="0" w:firstColumn="1" w:lastColumn="0" w:noHBand="0" w:noVBand="1"/>
      </w:tblPr>
      <w:tblGrid>
        <w:gridCol w:w="2991"/>
        <w:gridCol w:w="6040"/>
      </w:tblGrid>
      <w:tr w:rsidR="009F69AC" w:rsidRPr="00A507E5" w14:paraId="07FD411E" w14:textId="77777777" w:rsidTr="00A507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shd w:val="clear" w:color="auto" w:fill="002060"/>
            <w:hideMark/>
          </w:tcPr>
          <w:p w14:paraId="2B4229C0" w14:textId="77777777" w:rsidR="009F69AC" w:rsidRPr="00A507E5" w:rsidRDefault="009F69AC" w:rsidP="00506849">
            <w:pPr>
              <w:spacing w:after="160" w:line="278" w:lineRule="auto"/>
              <w:jc w:val="center"/>
              <w:rPr>
                <w:rFonts w:asciiTheme="minorHAnsi" w:hAnsiTheme="minorHAnsi" w:cstheme="minorHAnsi"/>
                <w:b/>
                <w:bCs/>
                <w:i w:val="0"/>
                <w:iCs w:val="0"/>
                <w:sz w:val="22"/>
                <w:szCs w:val="22"/>
              </w:rPr>
            </w:pPr>
            <w:r w:rsidRPr="00A507E5">
              <w:rPr>
                <w:rFonts w:asciiTheme="minorHAnsi" w:hAnsiTheme="minorHAnsi" w:cstheme="minorHAnsi"/>
                <w:b/>
                <w:bCs/>
                <w:i w:val="0"/>
                <w:iCs w:val="0"/>
                <w:sz w:val="22"/>
                <w:szCs w:val="22"/>
              </w:rPr>
              <w:t>Migration Type</w:t>
            </w:r>
          </w:p>
        </w:tc>
        <w:tc>
          <w:tcPr>
            <w:tcW w:w="0" w:type="auto"/>
            <w:shd w:val="clear" w:color="auto" w:fill="002060"/>
            <w:hideMark/>
          </w:tcPr>
          <w:p w14:paraId="244862A6" w14:textId="77777777" w:rsidR="009F69AC" w:rsidRPr="00A507E5" w:rsidRDefault="009F69AC" w:rsidP="00506849">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22"/>
                <w:szCs w:val="22"/>
              </w:rPr>
            </w:pPr>
            <w:r w:rsidRPr="00A507E5">
              <w:rPr>
                <w:rFonts w:asciiTheme="minorHAnsi" w:hAnsiTheme="minorHAnsi" w:cstheme="minorHAnsi"/>
                <w:b/>
                <w:bCs/>
                <w:i w:val="0"/>
                <w:iCs w:val="0"/>
                <w:sz w:val="22"/>
                <w:szCs w:val="22"/>
              </w:rPr>
              <w:t>Execution Target</w:t>
            </w:r>
          </w:p>
        </w:tc>
      </w:tr>
      <w:tr w:rsidR="009F69AC" w:rsidRPr="00A507E5" w14:paraId="38A434D2" w14:textId="77777777" w:rsidTr="0050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B7C1F7" w14:textId="77777777" w:rsidR="009F69AC" w:rsidRPr="00A507E5" w:rsidRDefault="009F69AC" w:rsidP="00506849">
            <w:pPr>
              <w:spacing w:after="160" w:line="278" w:lineRule="auto"/>
              <w:rPr>
                <w:rFonts w:asciiTheme="minorHAnsi" w:hAnsiTheme="minorHAnsi" w:cstheme="minorHAnsi"/>
                <w:sz w:val="22"/>
                <w:szCs w:val="22"/>
              </w:rPr>
            </w:pPr>
            <w:r w:rsidRPr="00A507E5">
              <w:rPr>
                <w:rFonts w:asciiTheme="minorHAnsi" w:hAnsiTheme="minorHAnsi" w:cstheme="minorHAnsi"/>
                <w:b/>
                <w:bCs/>
                <w:sz w:val="22"/>
                <w:szCs w:val="22"/>
              </w:rPr>
              <w:t>DataSwitch Conversion</w:t>
            </w:r>
          </w:p>
        </w:tc>
        <w:tc>
          <w:tcPr>
            <w:tcW w:w="0" w:type="auto"/>
            <w:hideMark/>
          </w:tcPr>
          <w:p w14:paraId="3998DEB2" w14:textId="77777777" w:rsidR="009F69AC" w:rsidRPr="00A507E5" w:rsidRDefault="009F69AC" w:rsidP="00506849">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A507E5">
              <w:rPr>
                <w:rFonts w:cstheme="minorHAnsi"/>
                <w:sz w:val="22"/>
                <w:szCs w:val="22"/>
              </w:rPr>
              <w:t>AWS Glue / PySpark via automated ETL conversion</w:t>
            </w:r>
          </w:p>
        </w:tc>
      </w:tr>
      <w:tr w:rsidR="009F69AC" w:rsidRPr="00A507E5" w14:paraId="5C90A8A0" w14:textId="77777777" w:rsidTr="00506849">
        <w:tc>
          <w:tcPr>
            <w:cnfStyle w:val="001000000000" w:firstRow="0" w:lastRow="0" w:firstColumn="1" w:lastColumn="0" w:oddVBand="0" w:evenVBand="0" w:oddHBand="0" w:evenHBand="0" w:firstRowFirstColumn="0" w:firstRowLastColumn="0" w:lastRowFirstColumn="0" w:lastRowLastColumn="0"/>
            <w:tcW w:w="0" w:type="auto"/>
            <w:hideMark/>
          </w:tcPr>
          <w:p w14:paraId="0E8B342F" w14:textId="77777777" w:rsidR="009F69AC" w:rsidRPr="00A507E5" w:rsidRDefault="009F69AC" w:rsidP="00506849">
            <w:pPr>
              <w:spacing w:after="160" w:line="278" w:lineRule="auto"/>
              <w:rPr>
                <w:rFonts w:asciiTheme="minorHAnsi" w:hAnsiTheme="minorHAnsi" w:cstheme="minorHAnsi"/>
                <w:sz w:val="22"/>
                <w:szCs w:val="22"/>
              </w:rPr>
            </w:pPr>
            <w:r w:rsidRPr="00A507E5">
              <w:rPr>
                <w:rFonts w:asciiTheme="minorHAnsi" w:hAnsiTheme="minorHAnsi" w:cstheme="minorHAnsi"/>
                <w:b/>
                <w:bCs/>
                <w:sz w:val="22"/>
                <w:szCs w:val="22"/>
              </w:rPr>
              <w:t>Manual Python Script</w:t>
            </w:r>
          </w:p>
        </w:tc>
        <w:tc>
          <w:tcPr>
            <w:tcW w:w="0" w:type="auto"/>
            <w:hideMark/>
          </w:tcPr>
          <w:p w14:paraId="0D5DA507" w14:textId="77777777" w:rsidR="009F69AC" w:rsidRPr="00A507E5" w:rsidRDefault="009F69AC" w:rsidP="00506849">
            <w:pPr>
              <w:spacing w:after="160" w:line="278"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507E5">
              <w:rPr>
                <w:rFonts w:cstheme="minorHAnsi"/>
                <w:sz w:val="22"/>
                <w:szCs w:val="22"/>
              </w:rPr>
              <w:t>AWS Lambda or AWS Batch</w:t>
            </w:r>
          </w:p>
        </w:tc>
      </w:tr>
      <w:tr w:rsidR="009F69AC" w:rsidRPr="00A507E5" w14:paraId="610881FC" w14:textId="77777777" w:rsidTr="0050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A1ECF9" w14:textId="77777777" w:rsidR="009F69AC" w:rsidRPr="00A507E5" w:rsidRDefault="009F69AC" w:rsidP="00506849">
            <w:pPr>
              <w:spacing w:after="160" w:line="278" w:lineRule="auto"/>
              <w:rPr>
                <w:rFonts w:asciiTheme="minorHAnsi" w:hAnsiTheme="minorHAnsi" w:cstheme="minorHAnsi"/>
                <w:sz w:val="22"/>
                <w:szCs w:val="22"/>
              </w:rPr>
            </w:pPr>
            <w:r w:rsidRPr="00A507E5">
              <w:rPr>
                <w:rFonts w:asciiTheme="minorHAnsi" w:hAnsiTheme="minorHAnsi" w:cstheme="minorHAnsi"/>
                <w:b/>
                <w:bCs/>
                <w:sz w:val="22"/>
                <w:szCs w:val="22"/>
              </w:rPr>
              <w:t>MDM SaaS</w:t>
            </w:r>
          </w:p>
        </w:tc>
        <w:tc>
          <w:tcPr>
            <w:tcW w:w="0" w:type="auto"/>
            <w:hideMark/>
          </w:tcPr>
          <w:p w14:paraId="430CE70C" w14:textId="77777777" w:rsidR="009F69AC" w:rsidRPr="00A507E5" w:rsidRDefault="009F69AC" w:rsidP="00506849">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A507E5">
              <w:rPr>
                <w:rFonts w:cstheme="minorHAnsi"/>
                <w:sz w:val="22"/>
                <w:szCs w:val="22"/>
              </w:rPr>
              <w:t>Cloud-native SaaS-based Master Data Management solution</w:t>
            </w:r>
          </w:p>
        </w:tc>
      </w:tr>
      <w:tr w:rsidR="009F69AC" w:rsidRPr="00A507E5" w14:paraId="604D506F" w14:textId="77777777" w:rsidTr="00506849">
        <w:tc>
          <w:tcPr>
            <w:cnfStyle w:val="001000000000" w:firstRow="0" w:lastRow="0" w:firstColumn="1" w:lastColumn="0" w:oddVBand="0" w:evenVBand="0" w:oddHBand="0" w:evenHBand="0" w:firstRowFirstColumn="0" w:firstRowLastColumn="0" w:lastRowFirstColumn="0" w:lastRowLastColumn="0"/>
            <w:tcW w:w="0" w:type="auto"/>
            <w:hideMark/>
          </w:tcPr>
          <w:p w14:paraId="1E6F9D74" w14:textId="77777777" w:rsidR="009F69AC" w:rsidRPr="00A507E5" w:rsidRDefault="009F69AC" w:rsidP="00506849">
            <w:pPr>
              <w:spacing w:after="160" w:line="278" w:lineRule="auto"/>
              <w:rPr>
                <w:rFonts w:asciiTheme="minorHAnsi" w:hAnsiTheme="minorHAnsi" w:cstheme="minorHAnsi"/>
                <w:sz w:val="22"/>
                <w:szCs w:val="22"/>
              </w:rPr>
            </w:pPr>
            <w:r w:rsidRPr="00A507E5">
              <w:rPr>
                <w:rFonts w:asciiTheme="minorHAnsi" w:hAnsiTheme="minorHAnsi" w:cstheme="minorHAnsi"/>
                <w:b/>
                <w:bCs/>
                <w:sz w:val="22"/>
                <w:szCs w:val="22"/>
              </w:rPr>
              <w:t>Rewritten Jobs (API / PySpark)</w:t>
            </w:r>
          </w:p>
        </w:tc>
        <w:tc>
          <w:tcPr>
            <w:tcW w:w="0" w:type="auto"/>
            <w:hideMark/>
          </w:tcPr>
          <w:p w14:paraId="3AF83D1D" w14:textId="77777777" w:rsidR="009F69AC" w:rsidRPr="00A507E5" w:rsidRDefault="009F69AC" w:rsidP="00506849">
            <w:pPr>
              <w:spacing w:after="160" w:line="278"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507E5">
              <w:rPr>
                <w:rFonts w:cstheme="minorHAnsi"/>
                <w:sz w:val="22"/>
                <w:szCs w:val="22"/>
              </w:rPr>
              <w:t>AWS Glue using PySpark with API integration</w:t>
            </w:r>
          </w:p>
        </w:tc>
      </w:tr>
      <w:tr w:rsidR="009F69AC" w:rsidRPr="00A507E5" w14:paraId="15AD46E0" w14:textId="77777777" w:rsidTr="0050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13966E" w14:textId="77777777" w:rsidR="009F69AC" w:rsidRPr="00A507E5" w:rsidRDefault="009F69AC" w:rsidP="00506849">
            <w:pPr>
              <w:spacing w:after="160" w:line="278" w:lineRule="auto"/>
              <w:rPr>
                <w:rFonts w:asciiTheme="minorHAnsi" w:hAnsiTheme="minorHAnsi" w:cstheme="minorHAnsi"/>
                <w:sz w:val="22"/>
                <w:szCs w:val="22"/>
              </w:rPr>
            </w:pPr>
            <w:r w:rsidRPr="00A507E5">
              <w:rPr>
                <w:rFonts w:asciiTheme="minorHAnsi" w:hAnsiTheme="minorHAnsi" w:cstheme="minorHAnsi"/>
                <w:b/>
                <w:bCs/>
                <w:sz w:val="22"/>
                <w:szCs w:val="22"/>
              </w:rPr>
              <w:t>Shell/Command Jobs</w:t>
            </w:r>
          </w:p>
        </w:tc>
        <w:tc>
          <w:tcPr>
            <w:tcW w:w="0" w:type="auto"/>
            <w:hideMark/>
          </w:tcPr>
          <w:p w14:paraId="377EC736" w14:textId="77777777" w:rsidR="009F69AC" w:rsidRPr="00A507E5" w:rsidRDefault="009F69AC" w:rsidP="00506849">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A507E5">
              <w:rPr>
                <w:rFonts w:cstheme="minorHAnsi"/>
                <w:sz w:val="22"/>
                <w:szCs w:val="22"/>
              </w:rPr>
              <w:t>AutoSys migrated to cloud or rehosted as AWS-native commands</w:t>
            </w:r>
          </w:p>
        </w:tc>
      </w:tr>
    </w:tbl>
    <w:p w14:paraId="3384B433" w14:textId="77777777" w:rsidR="009F69AC" w:rsidRDefault="009F69AC" w:rsidP="009F69AC">
      <w:pPr>
        <w:spacing w:after="160" w:line="278" w:lineRule="auto"/>
      </w:pPr>
    </w:p>
    <w:p w14:paraId="0501E48B" w14:textId="77777777" w:rsidR="009F69AC" w:rsidRPr="00F84EDB" w:rsidRDefault="009F69AC" w:rsidP="009F69AC">
      <w:pPr>
        <w:spacing w:after="160" w:line="278" w:lineRule="auto"/>
      </w:pPr>
      <w:r w:rsidRPr="00F84EDB">
        <w:t>This migration strategy ensures optimal reuse of existing patterns (e.g., DataSwitch conversions), minimizes redevelopment effort, and aligns all migrated jobs with AWS-based deployment models, enabling improved scalability, automation, and operational consistency.</w:t>
      </w:r>
    </w:p>
    <w:p w14:paraId="34A95E12" w14:textId="77777777" w:rsidR="009F69AC" w:rsidRPr="004D4987" w:rsidRDefault="009F69AC" w:rsidP="00A507E5">
      <w:pPr>
        <w:spacing w:line="257" w:lineRule="auto"/>
        <w:jc w:val="center"/>
        <w:rPr>
          <w:color w:val="000000" w:themeColor="text1"/>
          <w:szCs w:val="22"/>
          <w:lang w:val="en-US"/>
        </w:rPr>
      </w:pPr>
      <w:r w:rsidRPr="004D4987">
        <w:rPr>
          <w:noProof/>
          <w:color w:val="000000" w:themeColor="text1"/>
          <w:szCs w:val="22"/>
          <w:lang w:val="en-US"/>
        </w:rPr>
        <w:lastRenderedPageBreak/>
        <w:drawing>
          <wp:inline distT="0" distB="0" distL="0" distR="0" wp14:anchorId="4FD12250" wp14:editId="6BD2B9D5">
            <wp:extent cx="3454114" cy="3867150"/>
            <wp:effectExtent l="0" t="0" r="0" b="0"/>
            <wp:docPr id="162427784" name="Picture 2" descr="A diagram of a software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7784" name="Picture 2" descr="A diagram of a software flow&#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69892" cy="3884814"/>
                    </a:xfrm>
                    <a:prstGeom prst="rect">
                      <a:avLst/>
                    </a:prstGeom>
                    <a:noFill/>
                    <a:ln>
                      <a:noFill/>
                    </a:ln>
                  </pic:spPr>
                </pic:pic>
              </a:graphicData>
            </a:graphic>
          </wp:inline>
        </w:drawing>
      </w:r>
    </w:p>
    <w:p w14:paraId="608AAD82" w14:textId="77777777" w:rsidR="009F69AC" w:rsidRDefault="009F69AC" w:rsidP="009F69AC">
      <w:pPr>
        <w:spacing w:line="257" w:lineRule="auto"/>
        <w:rPr>
          <w:color w:val="000000" w:themeColor="text1"/>
          <w:szCs w:val="22"/>
        </w:rPr>
      </w:pPr>
    </w:p>
    <w:p w14:paraId="432F2D51" w14:textId="4F0A6D7B" w:rsidR="009F69AC" w:rsidRDefault="009F69AC" w:rsidP="009F69AC">
      <w:pPr>
        <w:spacing w:line="257" w:lineRule="auto"/>
        <w:rPr>
          <w:color w:val="000000" w:themeColor="text1"/>
          <w:szCs w:val="22"/>
        </w:rPr>
      </w:pPr>
      <w:r>
        <w:rPr>
          <w:noProof/>
        </w:rPr>
        <w:drawing>
          <wp:inline distT="0" distB="0" distL="0" distR="0" wp14:anchorId="5E16E93D" wp14:editId="2FFEB608">
            <wp:extent cx="5998845" cy="3775075"/>
            <wp:effectExtent l="0" t="0" r="1905" b="15875"/>
            <wp:docPr id="515693466" name="Picture 3"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93466" name="Picture 3" descr="A screenshot of a table&#10;&#10;AI-generated content may be incorrect."/>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5998845" cy="3775075"/>
                    </a:xfrm>
                    <a:prstGeom prst="rect">
                      <a:avLst/>
                    </a:prstGeom>
                    <a:noFill/>
                    <a:ln>
                      <a:noFill/>
                    </a:ln>
                  </pic:spPr>
                </pic:pic>
              </a:graphicData>
            </a:graphic>
          </wp:inline>
        </w:drawing>
      </w:r>
    </w:p>
    <w:p w14:paraId="242EDAA9" w14:textId="03EA5525" w:rsidR="00CF2451" w:rsidRPr="003279BF" w:rsidRDefault="00CF2451" w:rsidP="00CF2451">
      <w:pPr>
        <w:spacing w:line="276" w:lineRule="auto"/>
        <w:rPr>
          <w:rFonts w:cstheme="minorHAnsi"/>
          <w:b/>
          <w:bCs/>
          <w:color w:val="44546A"/>
          <w:sz w:val="22"/>
          <w:szCs w:val="22"/>
        </w:rPr>
      </w:pPr>
    </w:p>
    <w:p w14:paraId="348738F2" w14:textId="77777777" w:rsidR="00CF2451" w:rsidRDefault="00CF2451" w:rsidP="00CF2451">
      <w:pPr>
        <w:spacing w:line="276" w:lineRule="auto"/>
        <w:rPr>
          <w:rFonts w:cstheme="minorHAnsi"/>
          <w:b/>
          <w:bCs/>
          <w:color w:val="44546A"/>
          <w:sz w:val="22"/>
          <w:szCs w:val="22"/>
        </w:rPr>
      </w:pPr>
    </w:p>
    <w:p w14:paraId="7354D077" w14:textId="5AACE53D"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1.</w:t>
      </w:r>
      <w:r w:rsidR="009F69AC">
        <w:rPr>
          <w:b/>
          <w:bCs/>
          <w:color w:val="000000" w:themeColor="text1"/>
          <w:sz w:val="28"/>
          <w:szCs w:val="28"/>
        </w:rPr>
        <w:t>3</w:t>
      </w:r>
      <w:r w:rsidR="0056365D">
        <w:rPr>
          <w:b/>
          <w:bCs/>
          <w:color w:val="000000" w:themeColor="text1"/>
          <w:sz w:val="28"/>
          <w:szCs w:val="28"/>
        </w:rPr>
        <w:t xml:space="preserve"> </w:t>
      </w:r>
      <w:r w:rsidR="0056365D" w:rsidRPr="0056365D">
        <w:rPr>
          <w:b/>
          <w:bCs/>
          <w:color w:val="000000" w:themeColor="text1"/>
          <w:sz w:val="28"/>
          <w:szCs w:val="28"/>
        </w:rPr>
        <w:t>Source system wise job count</w:t>
      </w:r>
    </w:p>
    <w:p w14:paraId="6E062BDB" w14:textId="71A25ABA" w:rsidR="00D235E2" w:rsidRDefault="0056365D" w:rsidP="009F69AC">
      <w:r>
        <w:lastRenderedPageBreak/>
        <w:t xml:space="preserve">The job list was extracted using </w:t>
      </w:r>
      <w:hyperlink r:id="rId29" w:history="1">
        <w:r w:rsidRPr="00317E1F">
          <w:rPr>
            <w:rStyle w:val="Hyperlink"/>
          </w:rPr>
          <w:t>http://wlautility-primary-cpz-prd-pd1:8000/art.html</w:t>
        </w:r>
      </w:hyperlink>
      <w:r>
        <w:t>. The categorization below is based on Jobs run between last year October. (10/24) till March 2025. There are other sources, but the in the below picture we are showing the most contributing sources.</w:t>
      </w:r>
      <w:r w:rsidR="009F69AC">
        <w:t xml:space="preserve"> </w:t>
      </w:r>
    </w:p>
    <w:p w14:paraId="4B5DB22E" w14:textId="38BD8151" w:rsidR="00D235E2" w:rsidRDefault="00D235E2" w:rsidP="0056365D"/>
    <w:p w14:paraId="2F609F00" w14:textId="63DC4568" w:rsidR="009545CB" w:rsidRDefault="009545CB" w:rsidP="0056365D">
      <w:pPr>
        <w:spacing w:line="276" w:lineRule="auto"/>
        <w:rPr>
          <w:b/>
          <w:bCs/>
          <w:color w:val="000000" w:themeColor="text1"/>
          <w:sz w:val="28"/>
          <w:szCs w:val="28"/>
        </w:rPr>
      </w:pPr>
    </w:p>
    <w:p w14:paraId="683D56EE" w14:textId="792653A6" w:rsidR="0088464C" w:rsidRPr="00221648" w:rsidRDefault="007C7A9A" w:rsidP="0088464C">
      <w:pPr>
        <w:pBdr>
          <w:bottom w:val="dotted" w:sz="6" w:space="1" w:color="auto"/>
        </w:pBdr>
        <w:spacing w:line="257" w:lineRule="auto"/>
        <w:rPr>
          <w:b/>
          <w:bCs/>
          <w:color w:val="000000" w:themeColor="text1"/>
          <w:sz w:val="28"/>
          <w:szCs w:val="28"/>
        </w:rPr>
      </w:pPr>
      <w:r>
        <w:rPr>
          <w:b/>
          <w:bCs/>
          <w:color w:val="000000" w:themeColor="text1"/>
          <w:sz w:val="28"/>
          <w:szCs w:val="28"/>
        </w:rPr>
        <w:t>2.</w:t>
      </w:r>
      <w:r w:rsidR="0088464C">
        <w:rPr>
          <w:b/>
          <w:bCs/>
          <w:color w:val="000000" w:themeColor="text1"/>
          <w:sz w:val="28"/>
          <w:szCs w:val="28"/>
        </w:rPr>
        <w:t>2</w:t>
      </w:r>
      <w:r w:rsidR="0088464C" w:rsidRPr="00221648">
        <w:rPr>
          <w:b/>
          <w:bCs/>
          <w:color w:val="000000" w:themeColor="text1"/>
          <w:sz w:val="28"/>
          <w:szCs w:val="28"/>
        </w:rPr>
        <w:t xml:space="preserve">. </w:t>
      </w:r>
      <w:r w:rsidR="0088464C" w:rsidRPr="001D31C5">
        <w:rPr>
          <w:b/>
          <w:bCs/>
          <w:color w:val="000000" w:themeColor="text1"/>
          <w:sz w:val="28"/>
          <w:szCs w:val="28"/>
        </w:rPr>
        <w:t>Functional Categorization</w:t>
      </w:r>
    </w:p>
    <w:p w14:paraId="143CE465" w14:textId="77777777" w:rsidR="0088464C" w:rsidRDefault="0088464C" w:rsidP="0088464C">
      <w:pPr>
        <w:rPr>
          <w:rFonts w:cstheme="minorHAnsi"/>
          <w:sz w:val="22"/>
          <w:szCs w:val="22"/>
        </w:rPr>
      </w:pPr>
    </w:p>
    <w:p w14:paraId="048689D9" w14:textId="0C72EC34" w:rsidR="00D341ED" w:rsidRDefault="00C77392" w:rsidP="0088464C">
      <w:pPr>
        <w:rPr>
          <w:b/>
          <w:bCs/>
          <w:color w:val="000000" w:themeColor="text1"/>
          <w:sz w:val="28"/>
          <w:szCs w:val="28"/>
        </w:rPr>
      </w:pPr>
      <w:r>
        <w:rPr>
          <w:b/>
          <w:bCs/>
          <w:color w:val="000000" w:themeColor="text1"/>
          <w:sz w:val="28"/>
          <w:szCs w:val="28"/>
        </w:rPr>
        <w:t xml:space="preserve">2.2.1 </w:t>
      </w:r>
      <w:r w:rsidRPr="0056365D">
        <w:rPr>
          <w:b/>
          <w:bCs/>
          <w:color w:val="000000" w:themeColor="text1"/>
          <w:sz w:val="28"/>
          <w:szCs w:val="28"/>
        </w:rPr>
        <w:t xml:space="preserve">Categorization of </w:t>
      </w:r>
      <w:r w:rsidR="00D341ED">
        <w:rPr>
          <w:b/>
          <w:bCs/>
          <w:color w:val="000000" w:themeColor="text1"/>
          <w:sz w:val="28"/>
          <w:szCs w:val="28"/>
        </w:rPr>
        <w:t>based</w:t>
      </w:r>
      <w:r>
        <w:rPr>
          <w:b/>
          <w:bCs/>
          <w:color w:val="000000" w:themeColor="text1"/>
          <w:sz w:val="28"/>
          <w:szCs w:val="28"/>
        </w:rPr>
        <w:t xml:space="preserve"> on functional and business entities </w:t>
      </w:r>
    </w:p>
    <w:p w14:paraId="22C4A4AD" w14:textId="48CA356E" w:rsidR="00C77392" w:rsidRDefault="00D341ED" w:rsidP="0088464C">
      <w:pPr>
        <w:rPr>
          <w:b/>
          <w:bCs/>
          <w:color w:val="000000" w:themeColor="text1"/>
          <w:sz w:val="28"/>
          <w:szCs w:val="28"/>
        </w:rPr>
      </w:pPr>
      <w:r>
        <w:rPr>
          <w:noProof/>
        </w:rPr>
        <w:drawing>
          <wp:inline distT="0" distB="0" distL="0" distR="0" wp14:anchorId="381DFE4F" wp14:editId="1AC66981">
            <wp:extent cx="5832475" cy="3013075"/>
            <wp:effectExtent l="0" t="0" r="15875" b="15875"/>
            <wp:docPr id="5548083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832475" cy="3013075"/>
                    </a:xfrm>
                    <a:prstGeom prst="rect">
                      <a:avLst/>
                    </a:prstGeom>
                    <a:noFill/>
                    <a:ln>
                      <a:noFill/>
                    </a:ln>
                  </pic:spPr>
                </pic:pic>
              </a:graphicData>
            </a:graphic>
          </wp:inline>
        </w:drawing>
      </w:r>
      <w:r w:rsidR="00C77392">
        <w:rPr>
          <w:b/>
          <w:bCs/>
          <w:color w:val="000000" w:themeColor="text1"/>
          <w:sz w:val="28"/>
          <w:szCs w:val="28"/>
        </w:rPr>
        <w:br/>
      </w:r>
      <w:r>
        <w:rPr>
          <w:noProof/>
        </w:rPr>
        <w:drawing>
          <wp:inline distT="0" distB="0" distL="0" distR="0" wp14:anchorId="57B1134E" wp14:editId="2366BA8B">
            <wp:extent cx="5770245" cy="3027045"/>
            <wp:effectExtent l="0" t="0" r="1905" b="1905"/>
            <wp:docPr id="7240052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770245" cy="3027045"/>
                    </a:xfrm>
                    <a:prstGeom prst="rect">
                      <a:avLst/>
                    </a:prstGeom>
                    <a:noFill/>
                    <a:ln>
                      <a:noFill/>
                    </a:ln>
                  </pic:spPr>
                </pic:pic>
              </a:graphicData>
            </a:graphic>
          </wp:inline>
        </w:drawing>
      </w:r>
    </w:p>
    <w:p w14:paraId="29924E7E" w14:textId="77777777" w:rsidR="00D341ED" w:rsidRDefault="00D341ED" w:rsidP="0088464C">
      <w:pPr>
        <w:rPr>
          <w:rFonts w:cstheme="minorHAnsi"/>
          <w:sz w:val="22"/>
          <w:szCs w:val="22"/>
        </w:rPr>
      </w:pPr>
    </w:p>
    <w:p w14:paraId="7F12BACC" w14:textId="686A24F2" w:rsidR="0088464C" w:rsidRDefault="007C7A9A" w:rsidP="0088464C">
      <w:pPr>
        <w:spacing w:line="276" w:lineRule="auto"/>
        <w:rPr>
          <w:b/>
          <w:bCs/>
          <w:color w:val="000000" w:themeColor="text1"/>
          <w:sz w:val="28"/>
          <w:szCs w:val="28"/>
        </w:rPr>
      </w:pPr>
      <w:r>
        <w:rPr>
          <w:b/>
          <w:bCs/>
          <w:color w:val="000000" w:themeColor="text1"/>
          <w:sz w:val="28"/>
          <w:szCs w:val="28"/>
        </w:rPr>
        <w:t>2.</w:t>
      </w:r>
      <w:r w:rsidR="0088464C">
        <w:rPr>
          <w:b/>
          <w:bCs/>
          <w:color w:val="000000" w:themeColor="text1"/>
          <w:sz w:val="28"/>
          <w:szCs w:val="28"/>
        </w:rPr>
        <w:t>2.</w:t>
      </w:r>
      <w:r w:rsidR="00C77392">
        <w:rPr>
          <w:b/>
          <w:bCs/>
          <w:color w:val="000000" w:themeColor="text1"/>
          <w:sz w:val="28"/>
          <w:szCs w:val="28"/>
        </w:rPr>
        <w:t>2</w:t>
      </w:r>
      <w:r w:rsidR="0088464C">
        <w:rPr>
          <w:b/>
          <w:bCs/>
          <w:color w:val="000000" w:themeColor="text1"/>
          <w:sz w:val="28"/>
          <w:szCs w:val="28"/>
        </w:rPr>
        <w:t xml:space="preserve"> </w:t>
      </w:r>
      <w:r w:rsidR="0088464C" w:rsidRPr="0056365D">
        <w:rPr>
          <w:b/>
          <w:bCs/>
          <w:color w:val="000000" w:themeColor="text1"/>
          <w:sz w:val="28"/>
          <w:szCs w:val="28"/>
        </w:rPr>
        <w:t xml:space="preserve">Categorization of Power </w:t>
      </w:r>
      <w:r w:rsidR="00B25EDC" w:rsidRPr="00150909">
        <w:rPr>
          <w:b/>
          <w:bCs/>
          <w:color w:val="000000" w:themeColor="text1"/>
          <w:sz w:val="28"/>
          <w:szCs w:val="28"/>
        </w:rPr>
        <w:t>Centre</w:t>
      </w:r>
      <w:r w:rsidR="0088464C" w:rsidRPr="00150909">
        <w:rPr>
          <w:b/>
          <w:bCs/>
          <w:color w:val="000000" w:themeColor="text1"/>
          <w:sz w:val="28"/>
          <w:szCs w:val="28"/>
        </w:rPr>
        <w:t xml:space="preserve"> </w:t>
      </w:r>
      <w:r w:rsidR="0088464C" w:rsidRPr="0056365D">
        <w:rPr>
          <w:b/>
          <w:bCs/>
          <w:color w:val="000000" w:themeColor="text1"/>
          <w:sz w:val="28"/>
          <w:szCs w:val="28"/>
        </w:rPr>
        <w:t>Jobs</w:t>
      </w:r>
    </w:p>
    <w:p w14:paraId="3C72574D" w14:textId="77777777" w:rsidR="008457BA" w:rsidRDefault="008457BA" w:rsidP="00CF2451">
      <w:pPr>
        <w:spacing w:line="276" w:lineRule="auto"/>
        <w:rPr>
          <w:b/>
          <w:bCs/>
          <w:color w:val="000000" w:themeColor="text1"/>
          <w:sz w:val="28"/>
          <w:szCs w:val="28"/>
        </w:rPr>
      </w:pPr>
    </w:p>
    <w:p w14:paraId="050CA604" w14:textId="47491A0C" w:rsidR="008457BA" w:rsidRPr="008457BA" w:rsidRDefault="008457BA" w:rsidP="00CF2451">
      <w:pPr>
        <w:spacing w:line="276" w:lineRule="auto"/>
        <w:rPr>
          <w:rFonts w:cstheme="minorHAnsi"/>
          <w:color w:val="000000" w:themeColor="text1"/>
          <w:sz w:val="22"/>
          <w:szCs w:val="22"/>
        </w:rPr>
      </w:pPr>
      <w:r w:rsidRPr="008457BA">
        <w:rPr>
          <w:rFonts w:cstheme="minorHAnsi"/>
          <w:color w:val="000000" w:themeColor="text1"/>
          <w:sz w:val="22"/>
          <w:szCs w:val="22"/>
        </w:rPr>
        <w:lastRenderedPageBreak/>
        <w:t>The complete set of PowerCenter jobs can be categorized into the following groups, based on their functional roles, execution patterns, and relevance to the overall data processing pipeline. This classification helps in better understanding the current ETL landscape, identifying modernization opportunities, and streamlining migration efforts. By organizing the jobs in this manner, we can prioritize transformation efforts, manage dependencies more effectively, and ensure critical business processes are preserved during the transition.</w:t>
      </w:r>
    </w:p>
    <w:p w14:paraId="1339D686" w14:textId="77777777" w:rsidR="005C3986" w:rsidRDefault="005C3986" w:rsidP="00CF2451">
      <w:pPr>
        <w:rPr>
          <w:rFonts w:cstheme="minorHAnsi"/>
          <w:sz w:val="22"/>
          <w:szCs w:val="22"/>
        </w:rPr>
      </w:pPr>
    </w:p>
    <w:p w14:paraId="21EA3BDD" w14:textId="18FFC4DF" w:rsidR="005C3986" w:rsidRPr="003279BF" w:rsidRDefault="005C3986" w:rsidP="00CF2451">
      <w:pPr>
        <w:rPr>
          <w:rFonts w:cstheme="minorHAnsi"/>
          <w:sz w:val="22"/>
          <w:szCs w:val="22"/>
        </w:rPr>
      </w:pPr>
      <w:r w:rsidRPr="005C3986">
        <w:rPr>
          <w:rFonts w:cstheme="minorHAnsi"/>
          <w:noProof/>
          <w:sz w:val="22"/>
          <w:szCs w:val="22"/>
        </w:rPr>
        <w:drawing>
          <wp:inline distT="0" distB="0" distL="0" distR="0" wp14:anchorId="2730581C" wp14:editId="450BCA1B">
            <wp:extent cx="5956300" cy="3404235"/>
            <wp:effectExtent l="0" t="0" r="6350" b="5715"/>
            <wp:docPr id="191528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85769" name=""/>
                    <pic:cNvPicPr/>
                  </pic:nvPicPr>
                  <pic:blipFill>
                    <a:blip r:embed="rId34"/>
                    <a:stretch>
                      <a:fillRect/>
                    </a:stretch>
                  </pic:blipFill>
                  <pic:spPr>
                    <a:xfrm>
                      <a:off x="0" y="0"/>
                      <a:ext cx="5956300" cy="3404235"/>
                    </a:xfrm>
                    <a:prstGeom prst="rect">
                      <a:avLst/>
                    </a:prstGeom>
                  </pic:spPr>
                </pic:pic>
              </a:graphicData>
            </a:graphic>
          </wp:inline>
        </w:drawing>
      </w:r>
    </w:p>
    <w:p w14:paraId="019A4E0B" w14:textId="77777777" w:rsidR="00CF2451" w:rsidRDefault="00CF2451" w:rsidP="00CF2451">
      <w:pPr>
        <w:rPr>
          <w:rFonts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
        <w:gridCol w:w="8448"/>
      </w:tblGrid>
      <w:tr w:rsidR="00146785" w14:paraId="4E56A088" w14:textId="77777777" w:rsidTr="00146785">
        <w:tc>
          <w:tcPr>
            <w:tcW w:w="562" w:type="dxa"/>
          </w:tcPr>
          <w:p w14:paraId="7A7F50CC" w14:textId="73A8CE71"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45EF1C00" w14:textId="77777777" w:rsidR="00146785" w:rsidRPr="00146785" w:rsidRDefault="00146785" w:rsidP="00146785">
            <w:pPr>
              <w:rPr>
                <w:rFonts w:asciiTheme="majorHAnsi" w:hAnsiTheme="majorHAnsi" w:cstheme="majorHAnsi"/>
                <w:b/>
                <w:bCs/>
                <w:sz w:val="28"/>
                <w:szCs w:val="28"/>
              </w:rPr>
            </w:pPr>
            <w:r w:rsidRPr="005C3986">
              <w:rPr>
                <w:rFonts w:asciiTheme="majorHAnsi" w:hAnsiTheme="majorHAnsi" w:cstheme="majorHAnsi"/>
                <w:b/>
                <w:bCs/>
                <w:sz w:val="24"/>
                <w:szCs w:val="24"/>
              </w:rPr>
              <w:t>Inbound Jobs</w:t>
            </w:r>
          </w:p>
          <w:p w14:paraId="011204A5" w14:textId="39DA7314" w:rsidR="00146785" w:rsidRPr="005C3986" w:rsidRDefault="00146785" w:rsidP="00146785">
            <w:pPr>
              <w:rPr>
                <w:rFonts w:asciiTheme="majorHAnsi" w:hAnsiTheme="majorHAnsi" w:cstheme="majorHAnsi"/>
                <w:b/>
                <w:bCs/>
                <w:sz w:val="28"/>
                <w:szCs w:val="28"/>
              </w:rPr>
            </w:pPr>
            <w:r w:rsidRPr="005C3986">
              <w:rPr>
                <w:rFonts w:asciiTheme="majorHAnsi" w:hAnsiTheme="majorHAnsi" w:cstheme="majorHAnsi"/>
                <w:sz w:val="22"/>
                <w:szCs w:val="22"/>
              </w:rPr>
              <w:t xml:space="preserve">A total of </w:t>
            </w:r>
            <w:r w:rsidRPr="005C3986">
              <w:rPr>
                <w:rFonts w:asciiTheme="majorHAnsi" w:hAnsiTheme="majorHAnsi" w:cstheme="majorHAnsi"/>
                <w:b/>
                <w:bCs/>
                <w:sz w:val="22"/>
                <w:szCs w:val="22"/>
              </w:rPr>
              <w:t>803 jobs</w:t>
            </w:r>
            <w:r w:rsidRPr="005C3986">
              <w:rPr>
                <w:rFonts w:asciiTheme="majorHAnsi" w:hAnsiTheme="majorHAnsi" w:cstheme="majorHAnsi"/>
                <w:sz w:val="22"/>
                <w:szCs w:val="22"/>
              </w:rPr>
              <w:t xml:space="preserve"> </w:t>
            </w:r>
            <w:r w:rsidR="00B25EDC" w:rsidRPr="005C3986">
              <w:rPr>
                <w:rFonts w:asciiTheme="majorHAnsi" w:hAnsiTheme="majorHAnsi" w:cstheme="majorHAnsi"/>
                <w:sz w:val="22"/>
                <w:szCs w:val="22"/>
              </w:rPr>
              <w:t>falls</w:t>
            </w:r>
            <w:r w:rsidRPr="005C3986">
              <w:rPr>
                <w:rFonts w:asciiTheme="majorHAnsi" w:hAnsiTheme="majorHAnsi" w:cstheme="majorHAnsi"/>
                <w:sz w:val="22"/>
                <w:szCs w:val="22"/>
              </w:rPr>
              <w:t xml:space="preserve"> under this category. These jobs are responsible for </w:t>
            </w:r>
            <w:r w:rsidRPr="005C3986">
              <w:rPr>
                <w:rFonts w:asciiTheme="majorHAnsi" w:hAnsiTheme="majorHAnsi" w:cstheme="majorHAnsi"/>
                <w:b/>
                <w:bCs/>
                <w:sz w:val="22"/>
                <w:szCs w:val="22"/>
              </w:rPr>
              <w:t>loading data into MDM</w:t>
            </w:r>
            <w:r w:rsidRPr="005C3986">
              <w:rPr>
                <w:rFonts w:asciiTheme="majorHAnsi" w:hAnsiTheme="majorHAnsi" w:cstheme="majorHAnsi"/>
                <w:sz w:val="22"/>
                <w:szCs w:val="22"/>
              </w:rPr>
              <w:t xml:space="preserve">, typically moving it from files to the </w:t>
            </w:r>
            <w:r w:rsidRPr="005C3986">
              <w:rPr>
                <w:rFonts w:asciiTheme="majorHAnsi" w:hAnsiTheme="majorHAnsi" w:cstheme="majorHAnsi"/>
                <w:b/>
                <w:bCs/>
                <w:sz w:val="22"/>
                <w:szCs w:val="22"/>
              </w:rPr>
              <w:t>pre-land zone</w:t>
            </w:r>
            <w:r w:rsidRPr="005C3986">
              <w:rPr>
                <w:rFonts w:asciiTheme="majorHAnsi" w:hAnsiTheme="majorHAnsi" w:cstheme="majorHAnsi"/>
                <w:sz w:val="22"/>
                <w:szCs w:val="22"/>
              </w:rPr>
              <w:t xml:space="preserve">, then to the </w:t>
            </w:r>
            <w:r w:rsidRPr="005C3986">
              <w:rPr>
                <w:rFonts w:asciiTheme="majorHAnsi" w:hAnsiTheme="majorHAnsi" w:cstheme="majorHAnsi"/>
                <w:b/>
                <w:bCs/>
                <w:sz w:val="22"/>
                <w:szCs w:val="22"/>
              </w:rPr>
              <w:t>“today” layer</w:t>
            </w:r>
            <w:r w:rsidRPr="005C3986">
              <w:rPr>
                <w:rFonts w:asciiTheme="majorHAnsi" w:hAnsiTheme="majorHAnsi" w:cstheme="majorHAnsi"/>
                <w:sz w:val="22"/>
                <w:szCs w:val="22"/>
              </w:rPr>
              <w:t xml:space="preserve">, and finally into the </w:t>
            </w:r>
            <w:r w:rsidRPr="005C3986">
              <w:rPr>
                <w:rFonts w:asciiTheme="majorHAnsi" w:hAnsiTheme="majorHAnsi" w:cstheme="majorHAnsi"/>
                <w:b/>
                <w:bCs/>
                <w:sz w:val="22"/>
                <w:szCs w:val="22"/>
              </w:rPr>
              <w:t>MDM landing area</w:t>
            </w:r>
            <w:r w:rsidRPr="005C3986">
              <w:rPr>
                <w:rFonts w:asciiTheme="majorHAnsi" w:hAnsiTheme="majorHAnsi" w:cstheme="majorHAnsi"/>
                <w:sz w:val="22"/>
                <w:szCs w:val="22"/>
              </w:rPr>
              <w:t>, sourcing from various external systems.</w:t>
            </w:r>
          </w:p>
          <w:p w14:paraId="014BA71C" w14:textId="77777777" w:rsidR="00146785" w:rsidRPr="00146785" w:rsidRDefault="00146785" w:rsidP="00CF2451">
            <w:pPr>
              <w:rPr>
                <w:rFonts w:asciiTheme="majorHAnsi" w:hAnsiTheme="majorHAnsi" w:cstheme="majorHAnsi"/>
                <w:sz w:val="22"/>
                <w:szCs w:val="22"/>
              </w:rPr>
            </w:pPr>
          </w:p>
        </w:tc>
      </w:tr>
      <w:tr w:rsidR="00146785" w14:paraId="3C9BF631" w14:textId="77777777" w:rsidTr="00146785">
        <w:tc>
          <w:tcPr>
            <w:tcW w:w="562" w:type="dxa"/>
          </w:tcPr>
          <w:p w14:paraId="232E5574" w14:textId="77777777" w:rsidR="00146785" w:rsidRPr="005C3986" w:rsidRDefault="00146785" w:rsidP="00146785">
            <w:pPr>
              <w:rPr>
                <w:rFonts w:cstheme="minorHAnsi"/>
                <w:sz w:val="40"/>
                <w:szCs w:val="40"/>
              </w:rPr>
            </w:pPr>
            <w:r w:rsidRPr="005C3986">
              <w:rPr>
                <w:rFonts w:ascii="Segoe UI Emoji" w:hAnsi="Segoe UI Emoji" w:cs="Segoe UI Emoji"/>
                <w:b/>
                <w:bCs/>
                <w:color w:val="002060"/>
                <w:sz w:val="40"/>
                <w:szCs w:val="40"/>
              </w:rPr>
              <w:t>🧩</w:t>
            </w:r>
            <w:r w:rsidRPr="005C3986">
              <w:rPr>
                <w:rFonts w:cstheme="minorHAnsi"/>
                <w:b/>
                <w:bCs/>
                <w:color w:val="002060"/>
                <w:sz w:val="40"/>
                <w:szCs w:val="40"/>
              </w:rPr>
              <w:t xml:space="preserve"> </w:t>
            </w:r>
          </w:p>
          <w:p w14:paraId="6C59668F" w14:textId="77777777" w:rsidR="00146785" w:rsidRPr="00146785" w:rsidRDefault="00146785" w:rsidP="00CF2451">
            <w:pPr>
              <w:rPr>
                <w:rFonts w:cstheme="minorHAnsi"/>
                <w:sz w:val="40"/>
                <w:szCs w:val="40"/>
              </w:rPr>
            </w:pPr>
          </w:p>
        </w:tc>
        <w:tc>
          <w:tcPr>
            <w:tcW w:w="8448" w:type="dxa"/>
          </w:tcPr>
          <w:p w14:paraId="26705A79"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MDM Jobs</w:t>
            </w:r>
          </w:p>
          <w:p w14:paraId="3F4B90C3"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are </w:t>
            </w:r>
            <w:r w:rsidRPr="005C3986">
              <w:rPr>
                <w:rFonts w:asciiTheme="majorHAnsi" w:hAnsiTheme="majorHAnsi" w:cstheme="majorHAnsi"/>
                <w:b/>
                <w:bCs/>
                <w:sz w:val="22"/>
                <w:szCs w:val="22"/>
              </w:rPr>
              <w:t>PowerCenter workflows</w:t>
            </w:r>
            <w:r w:rsidRPr="005C3986">
              <w:rPr>
                <w:rFonts w:asciiTheme="majorHAnsi" w:hAnsiTheme="majorHAnsi" w:cstheme="majorHAnsi"/>
                <w:sz w:val="22"/>
                <w:szCs w:val="22"/>
              </w:rPr>
              <w:t xml:space="preserve"> triggered from the MDM layer, with </w:t>
            </w:r>
            <w:r w:rsidRPr="005C3986">
              <w:rPr>
                <w:rFonts w:asciiTheme="majorHAnsi" w:hAnsiTheme="majorHAnsi" w:cstheme="majorHAnsi"/>
                <w:b/>
                <w:bCs/>
                <w:sz w:val="22"/>
                <w:szCs w:val="22"/>
              </w:rPr>
              <w:t>94 jobs</w:t>
            </w:r>
            <w:r w:rsidRPr="005C3986">
              <w:rPr>
                <w:rFonts w:asciiTheme="majorHAnsi" w:hAnsiTheme="majorHAnsi" w:cstheme="majorHAnsi"/>
                <w:sz w:val="22"/>
                <w:szCs w:val="22"/>
              </w:rPr>
              <w:t xml:space="preserve"> identified in this category.</w:t>
            </w:r>
          </w:p>
          <w:p w14:paraId="3CC0697F" w14:textId="77777777" w:rsidR="00146785" w:rsidRPr="00146785" w:rsidRDefault="00146785" w:rsidP="00CF2451">
            <w:pPr>
              <w:rPr>
                <w:rFonts w:asciiTheme="majorHAnsi" w:hAnsiTheme="majorHAnsi" w:cstheme="majorHAnsi"/>
                <w:sz w:val="22"/>
                <w:szCs w:val="22"/>
              </w:rPr>
            </w:pPr>
          </w:p>
        </w:tc>
      </w:tr>
      <w:tr w:rsidR="00146785" w14:paraId="7FF4810F" w14:textId="77777777" w:rsidTr="00146785">
        <w:tc>
          <w:tcPr>
            <w:tcW w:w="562" w:type="dxa"/>
          </w:tcPr>
          <w:p w14:paraId="46409376" w14:textId="21918CB9"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205B2587"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Data Scrubbing Jobs</w:t>
            </w:r>
          </w:p>
          <w:p w14:paraId="63BB7087"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handle </w:t>
            </w:r>
            <w:r w:rsidRPr="005C3986">
              <w:rPr>
                <w:rFonts w:asciiTheme="majorHAnsi" w:hAnsiTheme="majorHAnsi" w:cstheme="majorHAnsi"/>
                <w:b/>
                <w:bCs/>
                <w:sz w:val="22"/>
                <w:szCs w:val="22"/>
              </w:rPr>
              <w:t>data cleansing and enrichment</w:t>
            </w:r>
            <w:r w:rsidRPr="005C3986">
              <w:rPr>
                <w:rFonts w:asciiTheme="majorHAnsi" w:hAnsiTheme="majorHAnsi" w:cstheme="majorHAnsi"/>
                <w:sz w:val="22"/>
                <w:szCs w:val="22"/>
              </w:rPr>
              <w:t xml:space="preserve"> either before or after loading into MDM. Tasks may include </w:t>
            </w:r>
            <w:r w:rsidRPr="005C3986">
              <w:rPr>
                <w:rFonts w:asciiTheme="majorHAnsi" w:hAnsiTheme="majorHAnsi" w:cstheme="majorHAnsi"/>
                <w:b/>
                <w:bCs/>
                <w:sz w:val="22"/>
                <w:szCs w:val="22"/>
              </w:rPr>
              <w:t>survivorship logic</w:t>
            </w:r>
            <w:r w:rsidRPr="005C3986">
              <w:rPr>
                <w:rFonts w:asciiTheme="majorHAnsi" w:hAnsiTheme="majorHAnsi" w:cstheme="majorHAnsi"/>
                <w:sz w:val="22"/>
                <w:szCs w:val="22"/>
              </w:rPr>
              <w:t xml:space="preserve">, </w:t>
            </w:r>
            <w:r w:rsidRPr="005C3986">
              <w:rPr>
                <w:rFonts w:asciiTheme="majorHAnsi" w:hAnsiTheme="majorHAnsi" w:cstheme="majorHAnsi"/>
                <w:b/>
                <w:bCs/>
                <w:sz w:val="22"/>
                <w:szCs w:val="22"/>
              </w:rPr>
              <w:t>flag settings</w:t>
            </w:r>
            <w:r w:rsidRPr="005C3986">
              <w:rPr>
                <w:rFonts w:asciiTheme="majorHAnsi" w:hAnsiTheme="majorHAnsi" w:cstheme="majorHAnsi"/>
                <w:sz w:val="22"/>
                <w:szCs w:val="22"/>
              </w:rPr>
              <w:t xml:space="preserve">, and other </w:t>
            </w:r>
            <w:r w:rsidRPr="005C3986">
              <w:rPr>
                <w:rFonts w:asciiTheme="majorHAnsi" w:hAnsiTheme="majorHAnsi" w:cstheme="majorHAnsi"/>
                <w:b/>
                <w:bCs/>
                <w:sz w:val="22"/>
                <w:szCs w:val="22"/>
              </w:rPr>
              <w:t>data quality operations</w:t>
            </w:r>
            <w:r w:rsidRPr="005C3986">
              <w:rPr>
                <w:rFonts w:asciiTheme="majorHAnsi" w:hAnsiTheme="majorHAnsi" w:cstheme="majorHAnsi"/>
                <w:sz w:val="22"/>
                <w:szCs w:val="22"/>
              </w:rPr>
              <w:t>.</w:t>
            </w:r>
          </w:p>
          <w:p w14:paraId="3665F1A8" w14:textId="77777777" w:rsidR="00146785" w:rsidRPr="00146785" w:rsidRDefault="00146785" w:rsidP="00CF2451">
            <w:pPr>
              <w:rPr>
                <w:rFonts w:asciiTheme="majorHAnsi" w:hAnsiTheme="majorHAnsi" w:cstheme="majorHAnsi"/>
                <w:sz w:val="22"/>
                <w:szCs w:val="22"/>
              </w:rPr>
            </w:pPr>
          </w:p>
        </w:tc>
      </w:tr>
      <w:tr w:rsidR="00146785" w14:paraId="027793F0" w14:textId="77777777" w:rsidTr="00146785">
        <w:tc>
          <w:tcPr>
            <w:tcW w:w="562" w:type="dxa"/>
          </w:tcPr>
          <w:p w14:paraId="62082425" w14:textId="0EC01F3B"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793243BA"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Dormant Jobs</w:t>
            </w:r>
          </w:p>
          <w:p w14:paraId="185D3D12"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Jobs in this category have not been executed for an extended period and are considered </w:t>
            </w:r>
            <w:r w:rsidRPr="005C3986">
              <w:rPr>
                <w:rFonts w:asciiTheme="majorHAnsi" w:hAnsiTheme="majorHAnsi" w:cstheme="majorHAnsi"/>
                <w:b/>
                <w:bCs/>
                <w:sz w:val="22"/>
                <w:szCs w:val="22"/>
              </w:rPr>
              <w:t>inactive</w:t>
            </w:r>
            <w:r w:rsidRPr="005C3986">
              <w:rPr>
                <w:rFonts w:asciiTheme="majorHAnsi" w:hAnsiTheme="majorHAnsi" w:cstheme="majorHAnsi"/>
                <w:sz w:val="22"/>
                <w:szCs w:val="22"/>
              </w:rPr>
              <w:t>.</w:t>
            </w:r>
          </w:p>
          <w:p w14:paraId="6D5F777B" w14:textId="77777777" w:rsidR="00146785" w:rsidRPr="00146785" w:rsidRDefault="00146785" w:rsidP="00CF2451">
            <w:pPr>
              <w:rPr>
                <w:rFonts w:asciiTheme="majorHAnsi" w:hAnsiTheme="majorHAnsi" w:cstheme="majorHAnsi"/>
                <w:sz w:val="22"/>
                <w:szCs w:val="22"/>
              </w:rPr>
            </w:pPr>
          </w:p>
        </w:tc>
      </w:tr>
      <w:tr w:rsidR="00146785" w14:paraId="1F8B0469" w14:textId="77777777" w:rsidTr="00146785">
        <w:tc>
          <w:tcPr>
            <w:tcW w:w="562" w:type="dxa"/>
          </w:tcPr>
          <w:p w14:paraId="4073012E" w14:textId="134CB865"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52B64ED8"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Publish Jobs</w:t>
            </w:r>
          </w:p>
          <w:p w14:paraId="36FB970A"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w:t>
            </w:r>
            <w:r w:rsidRPr="005C3986">
              <w:rPr>
                <w:rFonts w:asciiTheme="majorHAnsi" w:hAnsiTheme="majorHAnsi" w:cstheme="majorHAnsi"/>
                <w:b/>
                <w:bCs/>
                <w:sz w:val="22"/>
                <w:szCs w:val="22"/>
              </w:rPr>
              <w:t>distribute processed data</w:t>
            </w:r>
            <w:r w:rsidRPr="005C3986">
              <w:rPr>
                <w:rFonts w:asciiTheme="majorHAnsi" w:hAnsiTheme="majorHAnsi" w:cstheme="majorHAnsi"/>
                <w:sz w:val="22"/>
                <w:szCs w:val="22"/>
              </w:rPr>
              <w:t xml:space="preserve"> to downstream systems and users. They typically represent the </w:t>
            </w:r>
            <w:r w:rsidRPr="005C3986">
              <w:rPr>
                <w:rFonts w:asciiTheme="majorHAnsi" w:hAnsiTheme="majorHAnsi" w:cstheme="majorHAnsi"/>
                <w:b/>
                <w:bCs/>
                <w:sz w:val="22"/>
                <w:szCs w:val="22"/>
              </w:rPr>
              <w:t>final stage</w:t>
            </w:r>
            <w:r w:rsidRPr="005C3986">
              <w:rPr>
                <w:rFonts w:asciiTheme="majorHAnsi" w:hAnsiTheme="majorHAnsi" w:cstheme="majorHAnsi"/>
                <w:sz w:val="22"/>
                <w:szCs w:val="22"/>
              </w:rPr>
              <w:t xml:space="preserve"> in the data pipeline.</w:t>
            </w:r>
          </w:p>
          <w:p w14:paraId="170114E3" w14:textId="77777777" w:rsidR="00146785" w:rsidRPr="00146785" w:rsidRDefault="00146785" w:rsidP="00CF2451">
            <w:pPr>
              <w:rPr>
                <w:rFonts w:asciiTheme="majorHAnsi" w:hAnsiTheme="majorHAnsi" w:cstheme="majorHAnsi"/>
                <w:sz w:val="22"/>
                <w:szCs w:val="22"/>
              </w:rPr>
            </w:pPr>
          </w:p>
        </w:tc>
      </w:tr>
      <w:tr w:rsidR="00146785" w14:paraId="710AD638" w14:textId="77777777" w:rsidTr="00146785">
        <w:tc>
          <w:tcPr>
            <w:tcW w:w="562" w:type="dxa"/>
          </w:tcPr>
          <w:p w14:paraId="19635560" w14:textId="77777777" w:rsidR="00146785" w:rsidRPr="005C3986" w:rsidRDefault="00146785" w:rsidP="00146785">
            <w:pPr>
              <w:rPr>
                <w:rFonts w:cstheme="minorHAnsi"/>
                <w:sz w:val="40"/>
                <w:szCs w:val="40"/>
              </w:rPr>
            </w:pPr>
            <w:r w:rsidRPr="005C3986">
              <w:rPr>
                <w:rFonts w:ascii="Segoe UI Emoji" w:hAnsi="Segoe UI Emoji" w:cs="Segoe UI Emoji"/>
                <w:b/>
                <w:bCs/>
                <w:color w:val="002060"/>
                <w:sz w:val="40"/>
                <w:szCs w:val="40"/>
              </w:rPr>
              <w:t>📊</w:t>
            </w:r>
            <w:r w:rsidRPr="005C3986">
              <w:rPr>
                <w:rFonts w:cstheme="minorHAnsi"/>
                <w:b/>
                <w:bCs/>
                <w:color w:val="002060"/>
                <w:sz w:val="40"/>
                <w:szCs w:val="40"/>
              </w:rPr>
              <w:t xml:space="preserve"> </w:t>
            </w:r>
          </w:p>
          <w:p w14:paraId="3334EF9C" w14:textId="77777777" w:rsidR="00146785" w:rsidRPr="00146785" w:rsidRDefault="00146785" w:rsidP="00CF2451">
            <w:pPr>
              <w:rPr>
                <w:rFonts w:cstheme="minorHAnsi"/>
                <w:sz w:val="40"/>
                <w:szCs w:val="40"/>
              </w:rPr>
            </w:pPr>
          </w:p>
        </w:tc>
        <w:tc>
          <w:tcPr>
            <w:tcW w:w="8448" w:type="dxa"/>
          </w:tcPr>
          <w:p w14:paraId="60C542A1"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lastRenderedPageBreak/>
              <w:t>Report Jobs</w:t>
            </w:r>
          </w:p>
          <w:p w14:paraId="0A99F3F5"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lastRenderedPageBreak/>
              <w:t xml:space="preserve">These jobs generate </w:t>
            </w:r>
            <w:r w:rsidRPr="005C3986">
              <w:rPr>
                <w:rFonts w:asciiTheme="majorHAnsi" w:hAnsiTheme="majorHAnsi" w:cstheme="majorHAnsi"/>
                <w:b/>
                <w:bCs/>
                <w:sz w:val="22"/>
                <w:szCs w:val="22"/>
              </w:rPr>
              <w:t>intermediate datasets</w:t>
            </w:r>
            <w:r w:rsidRPr="005C3986">
              <w:rPr>
                <w:rFonts w:asciiTheme="majorHAnsi" w:hAnsiTheme="majorHAnsi" w:cstheme="majorHAnsi"/>
                <w:sz w:val="22"/>
                <w:szCs w:val="22"/>
              </w:rPr>
              <w:t xml:space="preserve"> for further processing, </w:t>
            </w:r>
            <w:r w:rsidRPr="005C3986">
              <w:rPr>
                <w:rFonts w:asciiTheme="majorHAnsi" w:hAnsiTheme="majorHAnsi" w:cstheme="majorHAnsi"/>
                <w:b/>
                <w:bCs/>
                <w:sz w:val="22"/>
                <w:szCs w:val="22"/>
              </w:rPr>
              <w:t>reporting</w:t>
            </w:r>
            <w:r w:rsidRPr="005C3986">
              <w:rPr>
                <w:rFonts w:asciiTheme="majorHAnsi" w:hAnsiTheme="majorHAnsi" w:cstheme="majorHAnsi"/>
                <w:sz w:val="22"/>
                <w:szCs w:val="22"/>
              </w:rPr>
              <w:t xml:space="preserve">, or </w:t>
            </w:r>
            <w:r w:rsidRPr="005C3986">
              <w:rPr>
                <w:rFonts w:asciiTheme="majorHAnsi" w:hAnsiTheme="majorHAnsi" w:cstheme="majorHAnsi"/>
                <w:b/>
                <w:bCs/>
                <w:sz w:val="22"/>
                <w:szCs w:val="22"/>
              </w:rPr>
              <w:t>sending outputs via email</w:t>
            </w:r>
            <w:r w:rsidRPr="005C3986">
              <w:rPr>
                <w:rFonts w:asciiTheme="majorHAnsi" w:hAnsiTheme="majorHAnsi" w:cstheme="majorHAnsi"/>
                <w:sz w:val="22"/>
                <w:szCs w:val="22"/>
              </w:rPr>
              <w:t>.</w:t>
            </w:r>
          </w:p>
          <w:p w14:paraId="10D907BF" w14:textId="77777777" w:rsidR="00146785" w:rsidRPr="00146785" w:rsidRDefault="00146785" w:rsidP="00CF2451">
            <w:pPr>
              <w:rPr>
                <w:rFonts w:asciiTheme="majorHAnsi" w:hAnsiTheme="majorHAnsi" w:cstheme="majorHAnsi"/>
                <w:sz w:val="22"/>
                <w:szCs w:val="22"/>
              </w:rPr>
            </w:pPr>
          </w:p>
        </w:tc>
      </w:tr>
      <w:tr w:rsidR="00146785" w14:paraId="61A8C3AE" w14:textId="77777777" w:rsidTr="00146785">
        <w:tc>
          <w:tcPr>
            <w:tcW w:w="562" w:type="dxa"/>
          </w:tcPr>
          <w:p w14:paraId="3869883D" w14:textId="32938043" w:rsidR="00146785" w:rsidRPr="00146785" w:rsidRDefault="00146785" w:rsidP="00146785">
            <w:pPr>
              <w:rPr>
                <w:rFonts w:ascii="Segoe UI Emoji" w:hAnsi="Segoe UI Emoji" w:cs="Segoe UI Emoji"/>
                <w:b/>
                <w:bCs/>
                <w:color w:val="002060"/>
                <w:sz w:val="40"/>
                <w:szCs w:val="40"/>
              </w:rPr>
            </w:pPr>
            <w:r w:rsidRPr="005C3986">
              <w:rPr>
                <w:rFonts w:ascii="Segoe UI Emoji" w:hAnsi="Segoe UI Emoji" w:cs="Segoe UI Emoji"/>
                <w:b/>
                <w:bCs/>
                <w:color w:val="002060"/>
                <w:sz w:val="40"/>
                <w:szCs w:val="40"/>
              </w:rPr>
              <w:lastRenderedPageBreak/>
              <w:t>🚫</w:t>
            </w:r>
          </w:p>
        </w:tc>
        <w:tc>
          <w:tcPr>
            <w:tcW w:w="8448" w:type="dxa"/>
          </w:tcPr>
          <w:p w14:paraId="6C3716C4"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Moca Jobs</w:t>
            </w:r>
          </w:p>
          <w:p w14:paraId="18713FD0"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are currently considered </w:t>
            </w:r>
            <w:r w:rsidRPr="005C3986">
              <w:rPr>
                <w:rFonts w:asciiTheme="majorHAnsi" w:hAnsiTheme="majorHAnsi" w:cstheme="majorHAnsi"/>
                <w:b/>
                <w:bCs/>
                <w:sz w:val="22"/>
                <w:szCs w:val="22"/>
              </w:rPr>
              <w:t>out of scope</w:t>
            </w:r>
            <w:r w:rsidRPr="005C3986">
              <w:rPr>
                <w:rFonts w:asciiTheme="majorHAnsi" w:hAnsiTheme="majorHAnsi" w:cstheme="majorHAnsi"/>
                <w:sz w:val="22"/>
                <w:szCs w:val="22"/>
              </w:rPr>
              <w:t xml:space="preserve"> for this analysis.</w:t>
            </w:r>
          </w:p>
          <w:p w14:paraId="439C63AD" w14:textId="77777777" w:rsidR="00146785" w:rsidRPr="00146785" w:rsidRDefault="00146785" w:rsidP="00146785">
            <w:pPr>
              <w:rPr>
                <w:rFonts w:asciiTheme="majorHAnsi" w:hAnsiTheme="majorHAnsi" w:cstheme="majorHAnsi"/>
                <w:b/>
                <w:bCs/>
                <w:sz w:val="22"/>
                <w:szCs w:val="22"/>
              </w:rPr>
            </w:pPr>
          </w:p>
        </w:tc>
      </w:tr>
    </w:tbl>
    <w:p w14:paraId="5CCE979E" w14:textId="26F22919" w:rsidR="005C3986" w:rsidRPr="005C3986" w:rsidRDefault="005C3986" w:rsidP="005C3986">
      <w:pPr>
        <w:rPr>
          <w:rFonts w:cstheme="minorHAnsi"/>
          <w:sz w:val="22"/>
          <w:szCs w:val="22"/>
        </w:rPr>
      </w:pPr>
    </w:p>
    <w:p w14:paraId="440BB90A" w14:textId="62038855"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2.2 </w:t>
      </w:r>
      <w:r w:rsidR="0056365D" w:rsidRPr="0056365D">
        <w:rPr>
          <w:b/>
          <w:bCs/>
          <w:color w:val="000000" w:themeColor="text1"/>
          <w:sz w:val="28"/>
          <w:szCs w:val="28"/>
        </w:rPr>
        <w:t>Inbound Jobs categorization based on ETL layers</w:t>
      </w:r>
    </w:p>
    <w:p w14:paraId="6974E2A2" w14:textId="77777777" w:rsidR="00BC71B1" w:rsidRDefault="00BC71B1" w:rsidP="0056365D">
      <w:pPr>
        <w:spacing w:line="276" w:lineRule="auto"/>
        <w:rPr>
          <w:b/>
          <w:bCs/>
          <w:color w:val="000000" w:themeColor="text1"/>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6"/>
        <w:gridCol w:w="4505"/>
      </w:tblGrid>
      <w:tr w:rsidR="00BC71B1" w14:paraId="39648D4F" w14:textId="77777777" w:rsidTr="00BC71B1">
        <w:tc>
          <w:tcPr>
            <w:tcW w:w="4505" w:type="dxa"/>
          </w:tcPr>
          <w:p w14:paraId="1EADEBF8" w14:textId="61C939A8" w:rsidR="00BC71B1" w:rsidRDefault="00BC71B1" w:rsidP="0056365D">
            <w:pPr>
              <w:spacing w:line="276" w:lineRule="auto"/>
              <w:rPr>
                <w:b/>
                <w:bCs/>
                <w:color w:val="000000" w:themeColor="text1"/>
                <w:sz w:val="28"/>
                <w:szCs w:val="28"/>
              </w:rPr>
            </w:pPr>
            <w:r>
              <w:rPr>
                <w:noProof/>
              </w:rPr>
              <w:drawing>
                <wp:inline distT="0" distB="0" distL="0" distR="0" wp14:anchorId="7FB5CBAD" wp14:editId="7C53B064">
                  <wp:extent cx="2896101" cy="2851150"/>
                  <wp:effectExtent l="0" t="0" r="0" b="6350"/>
                  <wp:docPr id="219610779" name="Picture 2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3977" cy="2908128"/>
                          </a:xfrm>
                          <a:prstGeom prst="rect">
                            <a:avLst/>
                          </a:prstGeom>
                          <a:noFill/>
                          <a:ln>
                            <a:noFill/>
                          </a:ln>
                        </pic:spPr>
                      </pic:pic>
                    </a:graphicData>
                  </a:graphic>
                </wp:inline>
              </w:drawing>
            </w:r>
          </w:p>
        </w:tc>
        <w:tc>
          <w:tcPr>
            <w:tcW w:w="4505" w:type="dxa"/>
          </w:tcPr>
          <w:p w14:paraId="236DB8BA" w14:textId="77777777" w:rsidR="00BC71B1" w:rsidRPr="00BC71B1" w:rsidRDefault="00BC71B1" w:rsidP="0056365D">
            <w:pPr>
              <w:spacing w:line="276" w:lineRule="auto"/>
              <w:rPr>
                <w:rFonts w:asciiTheme="minorHAnsi" w:hAnsiTheme="minorHAnsi" w:cstheme="minorHAnsi"/>
                <w:color w:val="000000" w:themeColor="text1"/>
                <w:sz w:val="22"/>
                <w:szCs w:val="22"/>
                <w:lang w:val="en-IN"/>
              </w:rPr>
            </w:pPr>
            <w:r w:rsidRPr="00BC71B1">
              <w:rPr>
                <w:rFonts w:asciiTheme="minorHAnsi" w:hAnsiTheme="minorHAnsi" w:cstheme="minorHAnsi"/>
                <w:color w:val="000000" w:themeColor="text1"/>
                <w:sz w:val="22"/>
                <w:szCs w:val="22"/>
                <w:lang w:val="en-IN"/>
              </w:rPr>
              <w:t xml:space="preserve">This image presents a clean and structured flowchart titled "Inbound Jobs </w:t>
            </w:r>
          </w:p>
          <w:p w14:paraId="1DC5C18B" w14:textId="77777777" w:rsidR="00BC71B1" w:rsidRDefault="00BC71B1" w:rsidP="0056365D">
            <w:pPr>
              <w:spacing w:line="276" w:lineRule="auto"/>
              <w:rPr>
                <w:rFonts w:asciiTheme="minorHAnsi" w:hAnsiTheme="minorHAnsi" w:cstheme="minorHAnsi"/>
                <w:i/>
                <w:iCs/>
                <w:color w:val="000000" w:themeColor="text1"/>
                <w:sz w:val="22"/>
                <w:szCs w:val="22"/>
                <w:lang w:val="en-IN"/>
              </w:rPr>
            </w:pPr>
          </w:p>
          <w:p w14:paraId="5278D01B" w14:textId="77777777" w:rsidR="00BC71B1" w:rsidRPr="00BC71B1" w:rsidRDefault="00BC71B1" w:rsidP="0056365D">
            <w:pPr>
              <w:spacing w:line="276" w:lineRule="auto"/>
              <w:rPr>
                <w:rFonts w:asciiTheme="minorHAnsi" w:hAnsiTheme="minorHAnsi" w:cstheme="minorHAnsi"/>
                <w:color w:val="000000" w:themeColor="text1"/>
                <w:sz w:val="22"/>
                <w:szCs w:val="22"/>
                <w:lang w:val="en-IN"/>
              </w:rPr>
            </w:pPr>
            <w:r w:rsidRPr="00BC71B1">
              <w:rPr>
                <w:rFonts w:asciiTheme="minorHAnsi" w:hAnsiTheme="minorHAnsi" w:cstheme="minorHAnsi"/>
                <w:color w:val="000000" w:themeColor="text1"/>
                <w:sz w:val="22"/>
                <w:szCs w:val="22"/>
                <w:lang w:val="en-IN"/>
              </w:rPr>
              <w:t>Categorization Flow", visually breaking down the classification of inbound data processing jobs. It clearly separates job types—</w:t>
            </w:r>
          </w:p>
          <w:p w14:paraId="17081814" w14:textId="77777777" w:rsidR="00BC71B1" w:rsidRPr="00BC71B1" w:rsidRDefault="00BC71B1" w:rsidP="004E4D80">
            <w:pPr>
              <w:pStyle w:val="ListParagraph"/>
              <w:numPr>
                <w:ilvl w:val="0"/>
                <w:numId w:val="8"/>
              </w:numPr>
              <w:spacing w:line="276" w:lineRule="auto"/>
              <w:rPr>
                <w:rFonts w:eastAsia="Times New Roman" w:cstheme="minorHAnsi"/>
                <w:color w:val="000000" w:themeColor="text1"/>
              </w:rPr>
            </w:pPr>
            <w:r w:rsidRPr="00BC71B1">
              <w:rPr>
                <w:rFonts w:eastAsia="Times New Roman" w:cstheme="minorHAnsi"/>
                <w:color w:val="000000" w:themeColor="text1"/>
              </w:rPr>
              <w:t>Initialize</w:t>
            </w:r>
          </w:p>
          <w:p w14:paraId="4F19F5C1" w14:textId="268E6DF4" w:rsidR="00BC71B1" w:rsidRPr="00BC71B1" w:rsidRDefault="00BC71B1" w:rsidP="004E4D80">
            <w:pPr>
              <w:pStyle w:val="ListParagraph"/>
              <w:numPr>
                <w:ilvl w:val="0"/>
                <w:numId w:val="8"/>
              </w:numPr>
              <w:spacing w:line="276" w:lineRule="auto"/>
              <w:rPr>
                <w:rFonts w:eastAsia="Times New Roman" w:cstheme="minorHAnsi"/>
                <w:color w:val="000000" w:themeColor="text1"/>
              </w:rPr>
            </w:pPr>
            <w:r w:rsidRPr="00BC71B1">
              <w:rPr>
                <w:rFonts w:eastAsia="Times New Roman" w:cstheme="minorHAnsi"/>
                <w:color w:val="000000" w:themeColor="text1"/>
              </w:rPr>
              <w:t>Pre</w:t>
            </w:r>
            <w:r w:rsidR="009E4845">
              <w:rPr>
                <w:rFonts w:eastAsia="Times New Roman" w:cstheme="minorHAnsi"/>
                <w:color w:val="000000" w:themeColor="text1"/>
              </w:rPr>
              <w:t>-</w:t>
            </w:r>
            <w:r w:rsidRPr="00BC71B1">
              <w:rPr>
                <w:rFonts w:eastAsia="Times New Roman" w:cstheme="minorHAnsi"/>
                <w:color w:val="000000" w:themeColor="text1"/>
              </w:rPr>
              <w:t xml:space="preserve">land </w:t>
            </w:r>
          </w:p>
          <w:p w14:paraId="3C853452" w14:textId="58CB8C09" w:rsidR="00BC71B1" w:rsidRPr="00BC71B1" w:rsidRDefault="00BC71B1" w:rsidP="004E4D80">
            <w:pPr>
              <w:pStyle w:val="ListParagraph"/>
              <w:numPr>
                <w:ilvl w:val="0"/>
                <w:numId w:val="8"/>
              </w:numPr>
              <w:spacing w:line="276" w:lineRule="auto"/>
              <w:rPr>
                <w:rFonts w:eastAsia="Times New Roman" w:cstheme="minorHAnsi"/>
                <w:color w:val="000000" w:themeColor="text1"/>
              </w:rPr>
            </w:pPr>
            <w:r w:rsidRPr="00BC71B1">
              <w:rPr>
                <w:rFonts w:eastAsia="Times New Roman" w:cstheme="minorHAnsi"/>
                <w:color w:val="000000" w:themeColor="text1"/>
              </w:rPr>
              <w:t>Today</w:t>
            </w:r>
          </w:p>
          <w:p w14:paraId="380DD376" w14:textId="77777777" w:rsidR="00BC71B1" w:rsidRPr="00BC71B1" w:rsidRDefault="00BC71B1" w:rsidP="004E4D80">
            <w:pPr>
              <w:pStyle w:val="ListParagraph"/>
              <w:numPr>
                <w:ilvl w:val="0"/>
                <w:numId w:val="8"/>
              </w:numPr>
              <w:spacing w:line="276" w:lineRule="auto"/>
              <w:rPr>
                <w:rFonts w:eastAsia="Times New Roman" w:cstheme="minorHAnsi"/>
                <w:color w:val="000000" w:themeColor="text1"/>
              </w:rPr>
            </w:pPr>
            <w:r w:rsidRPr="00BC71B1">
              <w:rPr>
                <w:rFonts w:eastAsia="Times New Roman" w:cstheme="minorHAnsi"/>
                <w:color w:val="000000" w:themeColor="text1"/>
              </w:rPr>
              <w:t>Delta</w:t>
            </w:r>
          </w:p>
          <w:p w14:paraId="11425932" w14:textId="2C382C0C" w:rsidR="00BC71B1" w:rsidRPr="00BC71B1" w:rsidRDefault="00BC71B1" w:rsidP="0056365D">
            <w:pPr>
              <w:spacing w:line="276" w:lineRule="auto"/>
              <w:rPr>
                <w:rFonts w:asciiTheme="minorHAnsi" w:hAnsiTheme="minorHAnsi" w:cstheme="minorHAnsi"/>
                <w:i/>
                <w:iCs/>
                <w:color w:val="000000" w:themeColor="text1"/>
                <w:sz w:val="22"/>
                <w:szCs w:val="22"/>
              </w:rPr>
            </w:pPr>
            <w:r w:rsidRPr="00BC71B1">
              <w:rPr>
                <w:rFonts w:asciiTheme="minorHAnsi" w:hAnsiTheme="minorHAnsi" w:cstheme="minorHAnsi"/>
                <w:color w:val="000000" w:themeColor="text1"/>
                <w:sz w:val="22"/>
                <w:szCs w:val="22"/>
                <w:lang w:val="en-IN"/>
              </w:rPr>
              <w:t>—using distinct colours, icons, and counts, offering a high-level overview of data processing stages in a simplified and intuitive format.</w:t>
            </w:r>
          </w:p>
        </w:tc>
      </w:tr>
    </w:tbl>
    <w:p w14:paraId="3486F5FC" w14:textId="77777777" w:rsidR="00BC71B1" w:rsidRDefault="00BC71B1" w:rsidP="0056365D">
      <w:pPr>
        <w:spacing w:line="276" w:lineRule="auto"/>
        <w:rPr>
          <w:b/>
          <w:bCs/>
          <w:color w:val="000000" w:themeColor="text1"/>
          <w:sz w:val="28"/>
          <w:szCs w:val="28"/>
        </w:rPr>
      </w:pPr>
    </w:p>
    <w:p w14:paraId="56A9117C" w14:textId="77777777" w:rsidR="00BC71B1" w:rsidRPr="00BC71B1" w:rsidRDefault="00BC71B1" w:rsidP="00BC71B1">
      <w:pPr>
        <w:spacing w:after="160" w:line="259" w:lineRule="auto"/>
        <w:ind w:left="360"/>
        <w:rPr>
          <w:color w:val="44546A"/>
        </w:rPr>
      </w:pPr>
      <w:r w:rsidRPr="00BC71B1">
        <w:rPr>
          <w:b/>
          <w:bCs/>
        </w:rPr>
        <w:t>Initialize Jobs</w:t>
      </w:r>
      <w:r w:rsidRPr="00BC71B1">
        <w:rPr>
          <w:color w:val="44546A"/>
        </w:rPr>
        <w:t xml:space="preserve"> – </w:t>
      </w:r>
      <w:r w:rsidRPr="00910FF1">
        <w:t>These are precursor to load any source file. It removes the existing data from the previous layer and copy data from today’s layer to the previous layer.</w:t>
      </w:r>
    </w:p>
    <w:p w14:paraId="2F109ECF" w14:textId="77777777" w:rsidR="00BC71B1" w:rsidRDefault="00BC71B1" w:rsidP="00BC71B1">
      <w:pPr>
        <w:rPr>
          <w:b/>
          <w:bCs/>
          <w:color w:val="44546A"/>
          <w:u w:val="single"/>
        </w:rPr>
      </w:pPr>
    </w:p>
    <w:p w14:paraId="2BA94018" w14:textId="77777777" w:rsidR="00BC71B1" w:rsidRPr="00BC71B1" w:rsidRDefault="00BC71B1" w:rsidP="00BC71B1">
      <w:pPr>
        <w:spacing w:after="160" w:line="259" w:lineRule="auto"/>
        <w:ind w:left="360"/>
        <w:rPr>
          <w:color w:val="44546A"/>
        </w:rPr>
      </w:pPr>
      <w:r w:rsidRPr="00BC71B1">
        <w:rPr>
          <w:b/>
          <w:bCs/>
        </w:rPr>
        <w:t>Preland Jobs</w:t>
      </w:r>
      <w:r w:rsidRPr="00BC71B1">
        <w:rPr>
          <w:color w:val="44546A"/>
        </w:rPr>
        <w:t xml:space="preserve"> – </w:t>
      </w:r>
      <w:r>
        <w:t>These jobs load data from file to preland tables</w:t>
      </w:r>
      <w:r w:rsidRPr="00910FF1">
        <w:t>.</w:t>
      </w:r>
      <w:r>
        <w:t xml:space="preserve"> There is no transformation except changing the date to PST time zone. So, there are number of preland tables equal to the number of source files. Preland load is delete and loads, it deletes the existing data in table and then loads the current data.</w:t>
      </w:r>
    </w:p>
    <w:p w14:paraId="170CAAD8" w14:textId="77777777" w:rsidR="00BC71B1" w:rsidRDefault="00BC71B1" w:rsidP="00BC71B1">
      <w:pPr>
        <w:rPr>
          <w:b/>
          <w:bCs/>
          <w:color w:val="44546A"/>
          <w:u w:val="single"/>
        </w:rPr>
      </w:pPr>
    </w:p>
    <w:p w14:paraId="5C02D6F1" w14:textId="77777777" w:rsidR="00BC71B1" w:rsidRPr="00BC71B1" w:rsidRDefault="00BC71B1" w:rsidP="00BC71B1">
      <w:pPr>
        <w:spacing w:after="160" w:line="259" w:lineRule="auto"/>
        <w:ind w:left="360"/>
        <w:rPr>
          <w:color w:val="44546A"/>
        </w:rPr>
      </w:pPr>
      <w:r w:rsidRPr="00BC71B1">
        <w:rPr>
          <w:b/>
          <w:bCs/>
        </w:rPr>
        <w:t>Today Jobs</w:t>
      </w:r>
      <w:r w:rsidRPr="00BC71B1">
        <w:rPr>
          <w:color w:val="44546A"/>
        </w:rPr>
        <w:t xml:space="preserve"> – </w:t>
      </w:r>
      <w:r>
        <w:t>Today layer data model is like MDM data model. In this layer data is maintained at business entity level like Party, Address, Roles etc. While loading the data in this layer multiple tables are joined together, and results are passed through multiple transformation as per business rules and finally populated into today layer tables. The loading is deleted and load, all the existing data is deleted and then loaded into this table.</w:t>
      </w:r>
    </w:p>
    <w:p w14:paraId="73FCB769" w14:textId="77777777" w:rsidR="00BC71B1" w:rsidRDefault="00BC71B1" w:rsidP="00BC71B1">
      <w:pPr>
        <w:rPr>
          <w:b/>
          <w:bCs/>
          <w:color w:val="44546A"/>
          <w:u w:val="single"/>
        </w:rPr>
      </w:pPr>
    </w:p>
    <w:p w14:paraId="51F319B0" w14:textId="052D0CEE" w:rsidR="001D31C5" w:rsidRPr="00D95A0C" w:rsidRDefault="00BC71B1" w:rsidP="00D95A0C">
      <w:pPr>
        <w:spacing w:after="160" w:line="259" w:lineRule="auto"/>
        <w:ind w:left="360"/>
      </w:pPr>
      <w:r w:rsidRPr="00BC71B1">
        <w:rPr>
          <w:b/>
          <w:bCs/>
        </w:rPr>
        <w:t>Delta Jobs</w:t>
      </w:r>
      <w:r w:rsidRPr="00BC71B1">
        <w:rPr>
          <w:color w:val="44546A"/>
        </w:rPr>
        <w:t xml:space="preserve"> – </w:t>
      </w:r>
      <w:r w:rsidRPr="00B20379">
        <w:t>This job calculates the change between previous day snap and today’s snap and mark the record as Insert Update or Delete. The resultant data is loaded into MDM C_LDG tables. Here also, before loading all the data existing data is deleted and loaded into C_LDG tables.</w:t>
      </w:r>
    </w:p>
    <w:p w14:paraId="0C78723C" w14:textId="77777777" w:rsidR="001D31C5" w:rsidRDefault="001D31C5" w:rsidP="005C3986">
      <w:pPr>
        <w:rPr>
          <w:rFonts w:cstheme="minorHAnsi"/>
          <w:sz w:val="22"/>
          <w:szCs w:val="22"/>
        </w:rPr>
      </w:pPr>
    </w:p>
    <w:p w14:paraId="589F5224" w14:textId="5C53D8D5" w:rsidR="001D31C5" w:rsidRPr="00221648" w:rsidRDefault="007C7A9A" w:rsidP="001D31C5">
      <w:pPr>
        <w:pBdr>
          <w:bottom w:val="dotted" w:sz="6" w:space="1" w:color="auto"/>
        </w:pBdr>
        <w:spacing w:line="257" w:lineRule="auto"/>
        <w:rPr>
          <w:b/>
          <w:bCs/>
          <w:color w:val="000000" w:themeColor="text1"/>
          <w:sz w:val="28"/>
          <w:szCs w:val="28"/>
        </w:rPr>
      </w:pPr>
      <w:bookmarkStart w:id="18" w:name="S2_3"/>
      <w:r>
        <w:rPr>
          <w:b/>
          <w:bCs/>
          <w:color w:val="000000" w:themeColor="text1"/>
          <w:sz w:val="28"/>
          <w:szCs w:val="28"/>
        </w:rPr>
        <w:t>2.</w:t>
      </w:r>
      <w:r w:rsidR="001D31C5">
        <w:rPr>
          <w:b/>
          <w:bCs/>
          <w:color w:val="000000" w:themeColor="text1"/>
          <w:sz w:val="28"/>
          <w:szCs w:val="28"/>
        </w:rPr>
        <w:t>3</w:t>
      </w:r>
      <w:r w:rsidR="001D31C5" w:rsidRPr="00221648">
        <w:rPr>
          <w:b/>
          <w:bCs/>
          <w:color w:val="000000" w:themeColor="text1"/>
          <w:sz w:val="28"/>
          <w:szCs w:val="28"/>
        </w:rPr>
        <w:t xml:space="preserve"> </w:t>
      </w:r>
      <w:r w:rsidR="001D31C5" w:rsidRPr="001D31C5">
        <w:rPr>
          <w:b/>
          <w:bCs/>
          <w:color w:val="000000" w:themeColor="text1"/>
          <w:sz w:val="28"/>
          <w:szCs w:val="28"/>
        </w:rPr>
        <w:t>Transformation Complexity</w:t>
      </w:r>
    </w:p>
    <w:bookmarkEnd w:id="18"/>
    <w:p w14:paraId="7255976E" w14:textId="77777777" w:rsidR="001D31C5" w:rsidRDefault="001D31C5" w:rsidP="005C3986">
      <w:pPr>
        <w:rPr>
          <w:rFonts w:cstheme="minorHAnsi"/>
          <w:sz w:val="22"/>
          <w:szCs w:val="22"/>
        </w:rPr>
      </w:pPr>
    </w:p>
    <w:p w14:paraId="0A2F6E6E" w14:textId="2CE053A3"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3.1 </w:t>
      </w:r>
      <w:r w:rsidR="0056365D" w:rsidRPr="0056365D">
        <w:rPr>
          <w:b/>
          <w:bCs/>
          <w:color w:val="000000" w:themeColor="text1"/>
          <w:sz w:val="28"/>
          <w:szCs w:val="28"/>
        </w:rPr>
        <w:t>Mapping Complexity Description</w:t>
      </w:r>
    </w:p>
    <w:p w14:paraId="640E7698" w14:textId="77777777" w:rsidR="00175677" w:rsidRDefault="00175677" w:rsidP="0056365D">
      <w:pPr>
        <w:spacing w:line="276" w:lineRule="auto"/>
        <w:rPr>
          <w:rFonts w:cstheme="minorHAnsi"/>
          <w:sz w:val="22"/>
          <w:szCs w:val="22"/>
        </w:rPr>
      </w:pPr>
    </w:p>
    <w:p w14:paraId="73292C49" w14:textId="77777777" w:rsidR="00175677" w:rsidRPr="004B134C" w:rsidRDefault="00175677" w:rsidP="00175677">
      <w:pPr>
        <w:spacing w:line="278" w:lineRule="auto"/>
        <w:ind w:left="690"/>
      </w:pPr>
      <w:r w:rsidRPr="004B134C">
        <w:t xml:space="preserve">Measuring the complexity of a mapping can be approached by evaluating several factors related </w:t>
      </w:r>
      <w:r>
        <w:t>to</w:t>
      </w:r>
      <w:r w:rsidRPr="004B134C">
        <w:t xml:space="preserve"> transformations. </w:t>
      </w:r>
      <w:r>
        <w:t>Based on assessment, h</w:t>
      </w:r>
      <w:r w:rsidRPr="004B134C">
        <w:t xml:space="preserve">ere are some key aspects that </w:t>
      </w:r>
      <w:r>
        <w:t>have been</w:t>
      </w:r>
      <w:r w:rsidRPr="004B134C">
        <w:t xml:space="preserve"> consider</w:t>
      </w:r>
      <w:r>
        <w:t>ed.</w:t>
      </w:r>
    </w:p>
    <w:p w14:paraId="0D94E0E3" w14:textId="77777777" w:rsidR="00175677" w:rsidRPr="004B134C" w:rsidRDefault="00175677" w:rsidP="004E4D80">
      <w:pPr>
        <w:numPr>
          <w:ilvl w:val="0"/>
          <w:numId w:val="7"/>
        </w:numPr>
        <w:spacing w:after="160" w:line="278" w:lineRule="auto"/>
      </w:pPr>
      <w:r w:rsidRPr="004B134C">
        <w:rPr>
          <w:b/>
          <w:bCs/>
        </w:rPr>
        <w:t>Number of Transformations</w:t>
      </w:r>
      <w:r w:rsidRPr="004B134C">
        <w:t>: The more transformations a mapping contains, the more complex it is. Each transformation adds to the processing time and resource usage.</w:t>
      </w:r>
    </w:p>
    <w:p w14:paraId="23841B64" w14:textId="77777777" w:rsidR="00175677" w:rsidRPr="004B134C" w:rsidRDefault="00175677" w:rsidP="004E4D80">
      <w:pPr>
        <w:numPr>
          <w:ilvl w:val="0"/>
          <w:numId w:val="7"/>
        </w:numPr>
        <w:spacing w:after="160" w:line="278" w:lineRule="auto"/>
      </w:pPr>
      <w:r w:rsidRPr="004B134C">
        <w:rPr>
          <w:b/>
          <w:bCs/>
        </w:rPr>
        <w:t>Type of Transformations</w:t>
      </w:r>
      <w:r w:rsidRPr="004B134C">
        <w:t>: Different transformations have varying levels of complexity. For example, an Aggregator transformation, which performs calculations on groups of data, is generally more complex than a simple Filter transformation.</w:t>
      </w:r>
    </w:p>
    <w:p w14:paraId="1E1B8447" w14:textId="77777777" w:rsidR="00175677" w:rsidRPr="004B134C" w:rsidRDefault="00175677" w:rsidP="004E4D80">
      <w:pPr>
        <w:numPr>
          <w:ilvl w:val="0"/>
          <w:numId w:val="7"/>
        </w:numPr>
        <w:spacing w:after="160" w:line="278" w:lineRule="auto"/>
      </w:pPr>
      <w:r w:rsidRPr="004B134C">
        <w:rPr>
          <w:b/>
          <w:bCs/>
        </w:rPr>
        <w:t>Transformation Logic</w:t>
      </w:r>
      <w:r w:rsidRPr="004B134C">
        <w:t>: The complexity of the logic within each transformation also matters. Complex expressions, multiple conditions, and extensive use of functions can increase the complexity.</w:t>
      </w:r>
    </w:p>
    <w:p w14:paraId="56B0BC30" w14:textId="4EBFC259" w:rsidR="00D95A0C" w:rsidRDefault="00175677" w:rsidP="004E4D80">
      <w:pPr>
        <w:numPr>
          <w:ilvl w:val="0"/>
          <w:numId w:val="7"/>
        </w:numPr>
        <w:spacing w:after="160" w:line="278" w:lineRule="auto"/>
      </w:pPr>
      <w:r w:rsidRPr="004B134C">
        <w:rPr>
          <w:b/>
          <w:bCs/>
        </w:rPr>
        <w:t>Dependencies and Links</w:t>
      </w:r>
      <w:r w:rsidRPr="004B134C">
        <w:t>: The number of links between transformations and the dependencies among them can also contribute to the complexity. More links and dependencies can make the mapping harder to manage and optimize.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6"/>
        <w:gridCol w:w="3949"/>
      </w:tblGrid>
      <w:tr w:rsidR="00D95A0C" w14:paraId="196EEB68" w14:textId="77777777" w:rsidTr="00BF4DA5">
        <w:tc>
          <w:tcPr>
            <w:tcW w:w="4505" w:type="dxa"/>
          </w:tcPr>
          <w:p w14:paraId="366D348B" w14:textId="5AACA621" w:rsidR="00D95A0C" w:rsidRDefault="00BF4DA5" w:rsidP="005C3986">
            <w:pPr>
              <w:rPr>
                <w:rFonts w:cstheme="minorHAnsi"/>
                <w:sz w:val="22"/>
                <w:szCs w:val="22"/>
              </w:rPr>
            </w:pPr>
            <w:r w:rsidRPr="00BF4DA5">
              <w:rPr>
                <w:rFonts w:cstheme="minorHAnsi"/>
                <w:noProof/>
                <w:sz w:val="22"/>
                <w:szCs w:val="22"/>
              </w:rPr>
              <w:drawing>
                <wp:inline distT="0" distB="0" distL="0" distR="0" wp14:anchorId="2C6E28F7" wp14:editId="23A6AE69">
                  <wp:extent cx="3200564" cy="1320868"/>
                  <wp:effectExtent l="171450" t="171450" r="0" b="0"/>
                  <wp:docPr id="214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66" name=""/>
                          <pic:cNvPicPr/>
                        </pic:nvPicPr>
                        <pic:blipFill>
                          <a:blip r:embed="rId36"/>
                          <a:stretch>
                            <a:fillRect/>
                          </a:stretch>
                        </pic:blipFill>
                        <pic:spPr>
                          <a:xfrm>
                            <a:off x="0" y="0"/>
                            <a:ext cx="3200564" cy="1320868"/>
                          </a:xfrm>
                          <a:prstGeom prst="rect">
                            <a:avLst/>
                          </a:prstGeom>
                          <a:ln>
                            <a:noFill/>
                          </a:ln>
                          <a:effectLst>
                            <a:outerShdw blurRad="292100" dist="139700" dir="2700000" sx="46000" sy="46000" algn="tl" rotWithShape="0">
                              <a:srgbClr val="333333">
                                <a:alpha val="76000"/>
                              </a:srgbClr>
                            </a:outerShdw>
                          </a:effectLst>
                        </pic:spPr>
                      </pic:pic>
                    </a:graphicData>
                  </a:graphic>
                </wp:inline>
              </w:drawing>
            </w:r>
          </w:p>
        </w:tc>
        <w:tc>
          <w:tcPr>
            <w:tcW w:w="4505" w:type="dxa"/>
          </w:tcPr>
          <w:p w14:paraId="7DAAF2B1" w14:textId="77777777" w:rsidR="00377F4A" w:rsidRDefault="00377F4A" w:rsidP="00D95A0C">
            <w:pPr>
              <w:rPr>
                <w:rFonts w:ascii="Calibri" w:hAnsi="Calibri" w:cs="Calibri"/>
                <w:b/>
                <w:bCs/>
                <w:color w:val="002060"/>
                <w:sz w:val="24"/>
                <w:szCs w:val="24"/>
                <w:lang w:val="en-IN"/>
              </w:rPr>
            </w:pPr>
          </w:p>
          <w:p w14:paraId="37393602" w14:textId="2D8FB8A2" w:rsidR="00BF4DA5" w:rsidRPr="003E4911" w:rsidRDefault="00D95A0C" w:rsidP="00D95A0C">
            <w:pPr>
              <w:rPr>
                <w:rFonts w:ascii="Calibri" w:hAnsi="Calibri" w:cs="Calibri"/>
                <w:b/>
                <w:bCs/>
                <w:color w:val="002060"/>
                <w:sz w:val="24"/>
                <w:szCs w:val="24"/>
                <w:lang w:val="en-IN"/>
              </w:rPr>
            </w:pPr>
            <w:r w:rsidRPr="003E4911">
              <w:rPr>
                <w:rFonts w:ascii="Calibri" w:hAnsi="Calibri" w:cs="Calibri"/>
                <w:b/>
                <w:bCs/>
                <w:color w:val="002060"/>
                <w:sz w:val="24"/>
                <w:szCs w:val="24"/>
                <w:lang w:val="en-IN"/>
              </w:rPr>
              <w:t>Simple</w:t>
            </w:r>
          </w:p>
          <w:p w14:paraId="0A447E4B" w14:textId="77777777" w:rsidR="00D95A0C" w:rsidRPr="00D95A0C" w:rsidRDefault="00D95A0C" w:rsidP="00D95A0C">
            <w:pPr>
              <w:rPr>
                <w:rFonts w:ascii="Calibri" w:hAnsi="Calibri" w:cs="Calibri"/>
                <w:sz w:val="24"/>
                <w:szCs w:val="24"/>
                <w:lang w:val="en-IN"/>
              </w:rPr>
            </w:pPr>
            <w:r w:rsidRPr="00D95A0C">
              <w:rPr>
                <w:rFonts w:ascii="Calibri" w:hAnsi="Calibri" w:cs="Calibri"/>
                <w:sz w:val="24"/>
                <w:szCs w:val="24"/>
                <w:lang w:val="en-IN"/>
              </w:rPr>
              <w:t>Basic data mappings where data is directly loaded from source to target with minimal or no transformation logic. Ideal for straightforward file/table transfers.</w:t>
            </w:r>
          </w:p>
          <w:p w14:paraId="16857890" w14:textId="77777777" w:rsidR="00D95A0C" w:rsidRDefault="00D95A0C" w:rsidP="005C3986">
            <w:pPr>
              <w:rPr>
                <w:rFonts w:cstheme="minorHAnsi"/>
                <w:sz w:val="22"/>
                <w:szCs w:val="22"/>
              </w:rPr>
            </w:pPr>
          </w:p>
        </w:tc>
      </w:tr>
    </w:tbl>
    <w:p w14:paraId="0C32482E" w14:textId="77777777" w:rsidR="001D31C5" w:rsidRDefault="001D31C5" w:rsidP="005C3986">
      <w:pPr>
        <w:rPr>
          <w:rFonts w:cstheme="minorHAnsi"/>
          <w:sz w:val="22"/>
          <w:szCs w:val="22"/>
        </w:rPr>
      </w:pPr>
    </w:p>
    <w:p w14:paraId="71FB84A3" w14:textId="77777777" w:rsidR="00D95A0C" w:rsidRDefault="00D95A0C" w:rsidP="005C3986">
      <w:pPr>
        <w:rPr>
          <w:rFonts w:cstheme="minorHAnsi"/>
          <w:sz w:val="22"/>
          <w:szCs w:val="22"/>
        </w:rPr>
      </w:pPr>
    </w:p>
    <w:p w14:paraId="404B63F3" w14:textId="4E6CE7A1" w:rsidR="00BF4DA5" w:rsidRDefault="00BF4DA5" w:rsidP="00BF4DA5">
      <w:pPr>
        <w:rPr>
          <w:rFonts w:cstheme="minorHAnsi"/>
          <w:b/>
          <w:bCs/>
          <w:sz w:val="22"/>
          <w:szCs w:val="22"/>
        </w:rPr>
      </w:pPr>
      <w:r w:rsidRPr="00BF4DA5">
        <w:rPr>
          <w:rFonts w:ascii="Segoe UI Emoji" w:hAnsi="Segoe UI Emoji" w:cs="Segoe UI Emoji"/>
          <w:b/>
          <w:bCs/>
          <w:sz w:val="22"/>
          <w:szCs w:val="22"/>
        </w:rPr>
        <w:t>🟠</w:t>
      </w:r>
      <w:r w:rsidRPr="00BF4DA5">
        <w:rPr>
          <w:rFonts w:cstheme="minorHAnsi"/>
          <w:b/>
          <w:bCs/>
          <w:sz w:val="22"/>
          <w:szCs w:val="22"/>
        </w:rPr>
        <w:t xml:space="preserve"> </w:t>
      </w:r>
      <w:r w:rsidRPr="003E4911">
        <w:rPr>
          <w:rFonts w:cstheme="minorHAnsi"/>
          <w:b/>
          <w:bCs/>
          <w:color w:val="002060"/>
        </w:rPr>
        <w:t>M</w:t>
      </w:r>
      <w:r w:rsidR="003E4911" w:rsidRPr="003E4911">
        <w:rPr>
          <w:rFonts w:cstheme="minorHAnsi"/>
          <w:b/>
          <w:bCs/>
          <w:color w:val="002060"/>
        </w:rPr>
        <w:t>edium</w:t>
      </w:r>
    </w:p>
    <w:p w14:paraId="11D97310" w14:textId="77777777" w:rsidR="00BF4DA5" w:rsidRPr="00BF4DA5" w:rsidRDefault="00BF4DA5" w:rsidP="00BF4DA5">
      <w:pPr>
        <w:rPr>
          <w:rFonts w:cstheme="minorHAnsi"/>
          <w:b/>
          <w:bCs/>
          <w:sz w:val="22"/>
          <w:szCs w:val="22"/>
        </w:rPr>
      </w:pPr>
    </w:p>
    <w:p w14:paraId="274648E8" w14:textId="77777777" w:rsidR="00BF4DA5" w:rsidRPr="00BF4DA5" w:rsidRDefault="00BF4DA5" w:rsidP="00BF4DA5">
      <w:pPr>
        <w:rPr>
          <w:rFonts w:cstheme="minorHAnsi"/>
          <w:sz w:val="22"/>
          <w:szCs w:val="22"/>
        </w:rPr>
      </w:pPr>
      <w:r w:rsidRPr="00BF4DA5">
        <w:rPr>
          <w:rFonts w:cstheme="minorHAnsi"/>
          <w:sz w:val="22"/>
          <w:szCs w:val="22"/>
        </w:rPr>
        <w:t>Moderate complexity mappings involving multiple sources and targets. Includes transformations like filters, lookups, routers, and joiners to shape the data before loading.</w:t>
      </w:r>
    </w:p>
    <w:p w14:paraId="6C1D5F91" w14:textId="77777777" w:rsidR="00D95A0C" w:rsidRDefault="00D95A0C" w:rsidP="005C3986">
      <w:pPr>
        <w:rPr>
          <w:rFonts w:cstheme="minorHAnsi"/>
          <w:sz w:val="22"/>
          <w:szCs w:val="22"/>
        </w:rPr>
      </w:pPr>
    </w:p>
    <w:p w14:paraId="0EB233E9" w14:textId="7AE654EC" w:rsidR="00D95A0C" w:rsidRDefault="00BF4DA5" w:rsidP="005C3986">
      <w:pPr>
        <w:rPr>
          <w:rFonts w:cstheme="minorHAnsi"/>
          <w:sz w:val="22"/>
          <w:szCs w:val="22"/>
        </w:rPr>
      </w:pPr>
      <w:r w:rsidRPr="00BF4DA5">
        <w:rPr>
          <w:rFonts w:cstheme="minorHAnsi"/>
          <w:noProof/>
          <w:sz w:val="22"/>
          <w:szCs w:val="22"/>
        </w:rPr>
        <w:drawing>
          <wp:inline distT="0" distB="0" distL="0" distR="0" wp14:anchorId="7154D1C0" wp14:editId="0BACC573">
            <wp:extent cx="5727700" cy="1198880"/>
            <wp:effectExtent l="152400" t="152400" r="6350" b="1270"/>
            <wp:docPr id="45792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20360" name=""/>
                    <pic:cNvPicPr/>
                  </pic:nvPicPr>
                  <pic:blipFill>
                    <a:blip r:embed="rId37"/>
                    <a:stretch>
                      <a:fillRect/>
                    </a:stretch>
                  </pic:blipFill>
                  <pic:spPr>
                    <a:xfrm>
                      <a:off x="0" y="0"/>
                      <a:ext cx="5727700" cy="1198880"/>
                    </a:xfrm>
                    <a:prstGeom prst="rect">
                      <a:avLst/>
                    </a:prstGeom>
                    <a:ln>
                      <a:noFill/>
                    </a:ln>
                    <a:effectLst>
                      <a:outerShdw blurRad="292100" dist="139700" dir="2700000" sx="64000" sy="64000" algn="tl" rotWithShape="0">
                        <a:srgbClr val="333333">
                          <a:alpha val="65000"/>
                        </a:srgbClr>
                      </a:outerShdw>
                    </a:effectLst>
                  </pic:spPr>
                </pic:pic>
              </a:graphicData>
            </a:graphic>
          </wp:inline>
        </w:drawing>
      </w:r>
    </w:p>
    <w:p w14:paraId="015886D6" w14:textId="77777777" w:rsidR="00D95A0C" w:rsidRDefault="00D95A0C" w:rsidP="005C3986">
      <w:pPr>
        <w:rPr>
          <w:rFonts w:cstheme="minorHAnsi"/>
          <w:sz w:val="22"/>
          <w:szCs w:val="22"/>
        </w:rPr>
      </w:pPr>
    </w:p>
    <w:p w14:paraId="3F986300" w14:textId="77777777" w:rsidR="00BF4DA5" w:rsidRDefault="00BF4DA5" w:rsidP="00BF4DA5">
      <w:pPr>
        <w:rPr>
          <w:rFonts w:cstheme="minorHAnsi"/>
          <w:b/>
          <w:bCs/>
          <w:sz w:val="22"/>
          <w:szCs w:val="22"/>
        </w:rPr>
      </w:pPr>
      <w:r w:rsidRPr="00BF4DA5">
        <w:rPr>
          <w:rFonts w:ascii="Segoe UI Emoji" w:hAnsi="Segoe UI Emoji" w:cs="Segoe UI Emoji"/>
          <w:b/>
          <w:bCs/>
          <w:sz w:val="22"/>
          <w:szCs w:val="22"/>
        </w:rPr>
        <w:lastRenderedPageBreak/>
        <w:t>🔴</w:t>
      </w:r>
      <w:r w:rsidRPr="00BF4DA5">
        <w:rPr>
          <w:rFonts w:cstheme="minorHAnsi"/>
          <w:b/>
          <w:bCs/>
          <w:sz w:val="22"/>
          <w:szCs w:val="22"/>
        </w:rPr>
        <w:t xml:space="preserve"> </w:t>
      </w:r>
      <w:r w:rsidRPr="003E4911">
        <w:rPr>
          <w:rFonts w:cstheme="minorHAnsi"/>
          <w:b/>
          <w:bCs/>
          <w:color w:val="002060"/>
        </w:rPr>
        <w:t>Complex</w:t>
      </w:r>
    </w:p>
    <w:p w14:paraId="35247FE8" w14:textId="77777777" w:rsidR="00BF4DA5" w:rsidRPr="00BF4DA5" w:rsidRDefault="00BF4DA5" w:rsidP="00BF4DA5">
      <w:pPr>
        <w:rPr>
          <w:rFonts w:cstheme="minorHAnsi"/>
          <w:b/>
          <w:bCs/>
          <w:sz w:val="22"/>
          <w:szCs w:val="22"/>
        </w:rPr>
      </w:pPr>
    </w:p>
    <w:p w14:paraId="541ABE42" w14:textId="77777777" w:rsidR="00BF4DA5" w:rsidRPr="00BF4DA5" w:rsidRDefault="00BF4DA5" w:rsidP="00BF4DA5">
      <w:pPr>
        <w:rPr>
          <w:rFonts w:cstheme="minorHAnsi"/>
          <w:sz w:val="22"/>
          <w:szCs w:val="22"/>
        </w:rPr>
      </w:pPr>
      <w:r w:rsidRPr="00BF4DA5">
        <w:rPr>
          <w:rFonts w:cstheme="minorHAnsi"/>
          <w:sz w:val="22"/>
          <w:szCs w:val="22"/>
        </w:rPr>
        <w:t>Advanced mappings combining multiple sources and targets with complex logic such as aggregations, stored procedure calls, updates, and layered transformation rules.</w:t>
      </w:r>
    </w:p>
    <w:p w14:paraId="08C6BEBB" w14:textId="77777777" w:rsidR="00BF4DA5" w:rsidRDefault="00BF4DA5" w:rsidP="005C3986">
      <w:pPr>
        <w:rPr>
          <w:rFonts w:cstheme="minorHAnsi"/>
          <w:sz w:val="22"/>
          <w:szCs w:val="22"/>
        </w:rPr>
      </w:pPr>
    </w:p>
    <w:p w14:paraId="21B9BCC8" w14:textId="0E92FF0D" w:rsidR="00D95A0C" w:rsidRDefault="00BF4DA5" w:rsidP="005C3986">
      <w:pPr>
        <w:rPr>
          <w:rFonts w:cstheme="minorHAnsi"/>
          <w:sz w:val="22"/>
          <w:szCs w:val="22"/>
        </w:rPr>
      </w:pPr>
      <w:r w:rsidRPr="00BF4DA5">
        <w:rPr>
          <w:rFonts w:cstheme="minorHAnsi"/>
          <w:noProof/>
          <w:sz w:val="22"/>
          <w:szCs w:val="22"/>
        </w:rPr>
        <w:drawing>
          <wp:inline distT="0" distB="0" distL="0" distR="0" wp14:anchorId="384F44EE" wp14:editId="353EB11B">
            <wp:extent cx="5727700" cy="1033780"/>
            <wp:effectExtent l="152400" t="152400" r="6350" b="0"/>
            <wp:docPr id="172412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26861" name=""/>
                    <pic:cNvPicPr/>
                  </pic:nvPicPr>
                  <pic:blipFill>
                    <a:blip r:embed="rId38"/>
                    <a:stretch>
                      <a:fillRect/>
                    </a:stretch>
                  </pic:blipFill>
                  <pic:spPr>
                    <a:xfrm>
                      <a:off x="0" y="0"/>
                      <a:ext cx="5727700" cy="1033780"/>
                    </a:xfrm>
                    <a:prstGeom prst="rect">
                      <a:avLst/>
                    </a:prstGeom>
                    <a:ln>
                      <a:noFill/>
                    </a:ln>
                    <a:effectLst>
                      <a:outerShdw blurRad="292100" dist="139700" dir="2700000" sx="61000" sy="61000" algn="tl" rotWithShape="0">
                        <a:srgbClr val="333333">
                          <a:alpha val="65000"/>
                        </a:srgbClr>
                      </a:outerShdw>
                    </a:effectLst>
                  </pic:spPr>
                </pic:pic>
              </a:graphicData>
            </a:graphic>
          </wp:inline>
        </w:drawing>
      </w:r>
    </w:p>
    <w:p w14:paraId="304D4469" w14:textId="0E3C68E5" w:rsidR="00D95A0C" w:rsidRDefault="00D95A0C" w:rsidP="005C3986">
      <w:pPr>
        <w:rPr>
          <w:rFonts w:cstheme="minorHAnsi"/>
          <w:sz w:val="22"/>
          <w:szCs w:val="22"/>
        </w:rPr>
      </w:pPr>
    </w:p>
    <w:p w14:paraId="63104291" w14:textId="79030FFB" w:rsidR="00D95A0C" w:rsidRDefault="00D95A0C" w:rsidP="005C3986">
      <w:pPr>
        <w:rPr>
          <w:rFonts w:cstheme="minorHAnsi"/>
          <w:sz w:val="22"/>
          <w:szCs w:val="22"/>
        </w:rPr>
      </w:pPr>
    </w:p>
    <w:p w14:paraId="46251815" w14:textId="77777777" w:rsidR="001D31C5" w:rsidRDefault="001D31C5" w:rsidP="005C3986">
      <w:pPr>
        <w:rPr>
          <w:rFonts w:cstheme="minorHAnsi"/>
          <w:sz w:val="22"/>
          <w:szCs w:val="22"/>
        </w:rPr>
      </w:pPr>
    </w:p>
    <w:p w14:paraId="44A9C001" w14:textId="79C3D9E3" w:rsidR="001D31C5" w:rsidRDefault="007C7A9A" w:rsidP="001D31C5">
      <w:pPr>
        <w:pBdr>
          <w:bottom w:val="dotted" w:sz="6" w:space="1" w:color="auto"/>
        </w:pBdr>
        <w:spacing w:line="257" w:lineRule="auto"/>
        <w:rPr>
          <w:rFonts w:cstheme="minorHAnsi"/>
          <w:sz w:val="22"/>
          <w:szCs w:val="22"/>
        </w:rPr>
      </w:pPr>
      <w:r>
        <w:rPr>
          <w:b/>
          <w:bCs/>
          <w:color w:val="000000" w:themeColor="text1"/>
          <w:sz w:val="28"/>
          <w:szCs w:val="28"/>
        </w:rPr>
        <w:t>2.</w:t>
      </w:r>
      <w:r w:rsidR="001D31C5">
        <w:rPr>
          <w:b/>
          <w:bCs/>
          <w:color w:val="000000" w:themeColor="text1"/>
          <w:sz w:val="28"/>
          <w:szCs w:val="28"/>
        </w:rPr>
        <w:t>4</w:t>
      </w:r>
      <w:r w:rsidR="001D31C5" w:rsidRPr="00221648">
        <w:rPr>
          <w:b/>
          <w:bCs/>
          <w:color w:val="000000" w:themeColor="text1"/>
          <w:sz w:val="28"/>
          <w:szCs w:val="28"/>
        </w:rPr>
        <w:t xml:space="preserve"> </w:t>
      </w:r>
      <w:bookmarkStart w:id="19" w:name="S2_4"/>
      <w:r w:rsidR="001D31C5" w:rsidRPr="001D31C5">
        <w:rPr>
          <w:b/>
          <w:bCs/>
          <w:color w:val="000000" w:themeColor="text1"/>
          <w:sz w:val="28"/>
          <w:szCs w:val="28"/>
        </w:rPr>
        <w:t>ETL Layer Job Analysis</w:t>
      </w:r>
      <w:bookmarkEnd w:id="19"/>
    </w:p>
    <w:p w14:paraId="041ADF35" w14:textId="77777777" w:rsidR="001D31C5" w:rsidRDefault="001D31C5" w:rsidP="005C3986">
      <w:pPr>
        <w:rPr>
          <w:rFonts w:cstheme="minorHAnsi"/>
          <w:sz w:val="22"/>
          <w:szCs w:val="22"/>
        </w:rPr>
      </w:pPr>
    </w:p>
    <w:p w14:paraId="2EF05E79" w14:textId="0B329076"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4.1 </w:t>
      </w:r>
      <w:r w:rsidR="0056365D" w:rsidRPr="0056365D">
        <w:rPr>
          <w:b/>
          <w:bCs/>
          <w:color w:val="000000" w:themeColor="text1"/>
          <w:sz w:val="28"/>
          <w:szCs w:val="28"/>
        </w:rPr>
        <w:t>Initialize layers Jobs Analysis Report</w:t>
      </w:r>
    </w:p>
    <w:p w14:paraId="5420507C" w14:textId="77777777" w:rsidR="00A31BFD" w:rsidRDefault="00A31BFD" w:rsidP="0056365D">
      <w:pPr>
        <w:spacing w:line="276" w:lineRule="auto"/>
        <w:rPr>
          <w:b/>
          <w:bCs/>
          <w:color w:val="000000" w:themeColor="text1"/>
          <w:sz w:val="28"/>
          <w:szCs w:val="28"/>
        </w:rPr>
      </w:pPr>
    </w:p>
    <w:p w14:paraId="3A0BC8BD" w14:textId="18EE61A7" w:rsidR="00A31BFD" w:rsidRDefault="00E97015" w:rsidP="0056365D">
      <w:pPr>
        <w:spacing w:line="276" w:lineRule="auto"/>
        <w:rPr>
          <w:b/>
          <w:bCs/>
          <w:color w:val="000000" w:themeColor="text1"/>
          <w:sz w:val="28"/>
          <w:szCs w:val="28"/>
        </w:rPr>
      </w:pPr>
      <w:r w:rsidRPr="00E97015">
        <w:rPr>
          <w:b/>
          <w:bCs/>
          <w:noProof/>
          <w:color w:val="000000" w:themeColor="text1"/>
          <w:sz w:val="28"/>
          <w:szCs w:val="28"/>
        </w:rPr>
        <w:drawing>
          <wp:inline distT="0" distB="0" distL="0" distR="0" wp14:anchorId="0C250515" wp14:editId="6F8A3EBA">
            <wp:extent cx="5995960" cy="1557670"/>
            <wp:effectExtent l="152400" t="152400" r="5080" b="4445"/>
            <wp:docPr id="39655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51614" name=""/>
                    <pic:cNvPicPr/>
                  </pic:nvPicPr>
                  <pic:blipFill>
                    <a:blip r:embed="rId39"/>
                    <a:stretch>
                      <a:fillRect/>
                    </a:stretch>
                  </pic:blipFill>
                  <pic:spPr>
                    <a:xfrm>
                      <a:off x="0" y="0"/>
                      <a:ext cx="6034348" cy="1567643"/>
                    </a:xfrm>
                    <a:prstGeom prst="rect">
                      <a:avLst/>
                    </a:prstGeom>
                    <a:ln>
                      <a:noFill/>
                    </a:ln>
                    <a:effectLst>
                      <a:outerShdw blurRad="292100" dist="139700" dir="2700000" sx="48000" sy="48000" algn="tl" rotWithShape="0">
                        <a:srgbClr val="333333">
                          <a:alpha val="65000"/>
                        </a:srgbClr>
                      </a:outerShdw>
                    </a:effectLst>
                  </pic:spPr>
                </pic:pic>
              </a:graphicData>
            </a:graphic>
          </wp:inline>
        </w:drawing>
      </w:r>
    </w:p>
    <w:p w14:paraId="2DE9BC75" w14:textId="77777777" w:rsidR="00A31BFD" w:rsidRDefault="00A31BFD" w:rsidP="0056365D">
      <w:pPr>
        <w:spacing w:line="276" w:lineRule="auto"/>
        <w:rPr>
          <w:b/>
          <w:bCs/>
          <w:color w:val="000000" w:themeColor="text1"/>
          <w:sz w:val="28"/>
          <w:szCs w:val="28"/>
        </w:rPr>
      </w:pPr>
    </w:p>
    <w:p w14:paraId="5332A2D4" w14:textId="77777777" w:rsidR="00DB3403" w:rsidRDefault="00A31BFD" w:rsidP="00A31BFD">
      <w:pPr>
        <w:spacing w:line="276" w:lineRule="auto"/>
      </w:pPr>
      <w:r w:rsidRPr="0081718E">
        <w:rPr>
          <w:b/>
          <w:bCs/>
        </w:rPr>
        <w:t xml:space="preserve">Initialize Layer Jobs </w:t>
      </w:r>
      <w:r>
        <w:rPr>
          <w:b/>
          <w:bCs/>
          <w:color w:val="44546A"/>
        </w:rPr>
        <w:t xml:space="preserve">– </w:t>
      </w:r>
      <w:r w:rsidRPr="00082D4D">
        <w:rPr>
          <w:b/>
          <w:bCs/>
        </w:rPr>
        <w:t xml:space="preserve">There are </w:t>
      </w:r>
      <w:r w:rsidR="006A4C34">
        <w:rPr>
          <w:b/>
          <w:bCs/>
        </w:rPr>
        <w:t>41</w:t>
      </w:r>
      <w:r w:rsidRPr="00082D4D">
        <w:rPr>
          <w:b/>
          <w:bCs/>
        </w:rPr>
        <w:t xml:space="preserve"> jobs falling</w:t>
      </w:r>
      <w:r w:rsidRPr="00861534">
        <w:t xml:space="preserve"> under this category. The functionality of this job is to copy the original data in today’s layer to previous layer and delete the data from</w:t>
      </w:r>
      <w:r>
        <w:t xml:space="preserve"> the</w:t>
      </w:r>
      <w:r w:rsidRPr="00861534">
        <w:t xml:space="preserve"> </w:t>
      </w:r>
    </w:p>
    <w:p w14:paraId="60B327F3" w14:textId="77777777" w:rsidR="00DB3403" w:rsidRDefault="00DB3403" w:rsidP="00A31BFD">
      <w:pPr>
        <w:spacing w:line="276" w:lineRule="auto"/>
      </w:pPr>
    </w:p>
    <w:tbl>
      <w:tblPr>
        <w:tblStyle w:val="TableGrid"/>
        <w:tblW w:w="0" w:type="auto"/>
        <w:tblLook w:val="04A0" w:firstRow="1" w:lastRow="0" w:firstColumn="1" w:lastColumn="0" w:noHBand="0" w:noVBand="1"/>
      </w:tblPr>
      <w:tblGrid>
        <w:gridCol w:w="4732"/>
        <w:gridCol w:w="4733"/>
      </w:tblGrid>
      <w:tr w:rsidR="00DB3403" w14:paraId="5DA336F6" w14:textId="77777777" w:rsidTr="00DB3403">
        <w:tc>
          <w:tcPr>
            <w:tcW w:w="4732" w:type="dxa"/>
            <w:tcBorders>
              <w:bottom w:val="nil"/>
            </w:tcBorders>
          </w:tcPr>
          <w:p w14:paraId="35A7E6D8" w14:textId="77777777" w:rsidR="00DB3403" w:rsidRDefault="00DB3403" w:rsidP="00A31BFD">
            <w:pPr>
              <w:spacing w:line="276" w:lineRule="auto"/>
            </w:pPr>
          </w:p>
        </w:tc>
        <w:tc>
          <w:tcPr>
            <w:tcW w:w="4733" w:type="dxa"/>
            <w:shd w:val="clear" w:color="auto" w:fill="002060"/>
          </w:tcPr>
          <w:p w14:paraId="054FB36E" w14:textId="51465D58" w:rsidR="00DB3403" w:rsidRPr="00DB3403" w:rsidRDefault="00DB3403" w:rsidP="00A31BFD">
            <w:pPr>
              <w:spacing w:line="276" w:lineRule="auto"/>
              <w:rPr>
                <w:rFonts w:asciiTheme="minorHAnsi" w:hAnsiTheme="minorHAnsi" w:cstheme="minorHAnsi"/>
                <w:sz w:val="22"/>
                <w:szCs w:val="22"/>
              </w:rPr>
            </w:pPr>
            <w:r w:rsidRPr="00DB3403">
              <w:rPr>
                <w:rFonts w:asciiTheme="minorHAnsi" w:hAnsiTheme="minorHAnsi" w:cstheme="minorHAnsi"/>
                <w:sz w:val="22"/>
                <w:szCs w:val="22"/>
              </w:rPr>
              <w:t>wf_load_delta_prev_tables</w:t>
            </w:r>
          </w:p>
        </w:tc>
      </w:tr>
      <w:tr w:rsidR="00DB3403" w14:paraId="624AFD35" w14:textId="77777777" w:rsidTr="00DB3403">
        <w:tc>
          <w:tcPr>
            <w:tcW w:w="4732" w:type="dxa"/>
            <w:tcBorders>
              <w:top w:val="nil"/>
              <w:bottom w:val="nil"/>
            </w:tcBorders>
          </w:tcPr>
          <w:p w14:paraId="59805774" w14:textId="24C2BA79" w:rsidR="00DB3403" w:rsidRDefault="00DB3403" w:rsidP="00DB3403">
            <w:pPr>
              <w:spacing w:line="276" w:lineRule="auto"/>
              <w:jc w:val="center"/>
            </w:pPr>
            <w:r>
              <w:t>P</w:t>
            </w:r>
            <w:r w:rsidRPr="00861534">
              <w:t xml:space="preserve">revious </w:t>
            </w:r>
            <w:r>
              <w:t>L</w:t>
            </w:r>
            <w:r w:rsidRPr="00861534">
              <w:t>ayer</w:t>
            </w:r>
          </w:p>
        </w:tc>
        <w:tc>
          <w:tcPr>
            <w:tcW w:w="4733" w:type="dxa"/>
            <w:shd w:val="clear" w:color="auto" w:fill="002060"/>
          </w:tcPr>
          <w:p w14:paraId="2BA7E00C" w14:textId="6DBABBDB" w:rsidR="00DB3403" w:rsidRPr="00DB3403" w:rsidRDefault="00DB3403" w:rsidP="00A31BFD">
            <w:pPr>
              <w:spacing w:line="276" w:lineRule="auto"/>
              <w:rPr>
                <w:rFonts w:asciiTheme="minorHAnsi" w:hAnsiTheme="minorHAnsi" w:cstheme="minorHAnsi"/>
                <w:sz w:val="22"/>
                <w:szCs w:val="22"/>
              </w:rPr>
            </w:pPr>
            <w:r w:rsidRPr="00DB3403">
              <w:rPr>
                <w:rFonts w:asciiTheme="minorHAnsi" w:hAnsiTheme="minorHAnsi" w:cstheme="minorHAnsi"/>
                <w:sz w:val="22"/>
                <w:szCs w:val="22"/>
              </w:rPr>
              <w:t>wf_Load_Prev_Plan_Tables</w:t>
            </w:r>
          </w:p>
        </w:tc>
      </w:tr>
      <w:tr w:rsidR="00DB3403" w14:paraId="52BF9A57" w14:textId="77777777" w:rsidTr="00DB3403">
        <w:tc>
          <w:tcPr>
            <w:tcW w:w="4732" w:type="dxa"/>
            <w:tcBorders>
              <w:top w:val="nil"/>
            </w:tcBorders>
          </w:tcPr>
          <w:p w14:paraId="71E0B3B7" w14:textId="77777777" w:rsidR="00DB3403" w:rsidRDefault="00DB3403" w:rsidP="00A31BFD">
            <w:pPr>
              <w:spacing w:line="276" w:lineRule="auto"/>
            </w:pPr>
          </w:p>
        </w:tc>
        <w:tc>
          <w:tcPr>
            <w:tcW w:w="4733" w:type="dxa"/>
            <w:shd w:val="clear" w:color="auto" w:fill="002060"/>
          </w:tcPr>
          <w:p w14:paraId="545B6F09" w14:textId="1C95B102" w:rsidR="00DB3403" w:rsidRPr="00DB3403" w:rsidRDefault="00DB3403" w:rsidP="00A31BFD">
            <w:pPr>
              <w:spacing w:line="276" w:lineRule="auto"/>
              <w:rPr>
                <w:rFonts w:asciiTheme="minorHAnsi" w:hAnsiTheme="minorHAnsi" w:cstheme="minorHAnsi"/>
                <w:sz w:val="22"/>
                <w:szCs w:val="22"/>
              </w:rPr>
            </w:pPr>
            <w:r w:rsidRPr="00DB3403">
              <w:rPr>
                <w:rFonts w:asciiTheme="minorHAnsi" w:hAnsiTheme="minorHAnsi" w:cstheme="minorHAnsi"/>
                <w:sz w:val="22"/>
                <w:szCs w:val="22"/>
              </w:rPr>
              <w:t>wf_insert_plan_contact_batch_cycle_date</w:t>
            </w:r>
          </w:p>
        </w:tc>
      </w:tr>
    </w:tbl>
    <w:p w14:paraId="2BB0E10D" w14:textId="77777777" w:rsidR="00DB3403" w:rsidRDefault="00DB3403" w:rsidP="00A31BFD">
      <w:pPr>
        <w:spacing w:line="276" w:lineRule="auto"/>
      </w:pPr>
    </w:p>
    <w:p w14:paraId="32B8147A" w14:textId="77777777" w:rsidR="00A31BFD" w:rsidRDefault="00A31BFD" w:rsidP="00A31BFD">
      <w:pPr>
        <w:spacing w:line="276" w:lineRule="auto"/>
      </w:pPr>
    </w:p>
    <w:p w14:paraId="568A8874" w14:textId="0B6BDEBE" w:rsidR="00A31BFD" w:rsidRDefault="00A31BFD" w:rsidP="0056365D">
      <w:pPr>
        <w:spacing w:line="276" w:lineRule="auto"/>
      </w:pPr>
      <w:r>
        <w:rPr>
          <w:b/>
          <w:bCs/>
        </w:rPr>
        <w:t>Complexity – 10</w:t>
      </w:r>
      <w:r w:rsidRPr="003864D3">
        <w:t xml:space="preserve">0% of the total jobs in this category </w:t>
      </w:r>
      <w:r>
        <w:t xml:space="preserve">falling under </w:t>
      </w:r>
      <w:r w:rsidRPr="006A4C34">
        <w:rPr>
          <w:b/>
        </w:rPr>
        <w:t>simple</w:t>
      </w:r>
      <w:r>
        <w:t xml:space="preserve">. </w:t>
      </w:r>
    </w:p>
    <w:p w14:paraId="3CCC9D27" w14:textId="77777777" w:rsidR="000E5D23" w:rsidRDefault="000E5D23" w:rsidP="0056365D">
      <w:pPr>
        <w:spacing w:line="276" w:lineRule="auto"/>
      </w:pPr>
    </w:p>
    <w:p w14:paraId="42E3D245" w14:textId="77777777" w:rsidR="000E5D23" w:rsidRPr="000E5D23" w:rsidRDefault="000E5D23" w:rsidP="000E5D23">
      <w:pPr>
        <w:spacing w:line="276" w:lineRule="auto"/>
        <w:rPr>
          <w:rFonts w:cstheme="minorHAnsi"/>
          <w:b/>
          <w:bCs/>
        </w:rPr>
      </w:pPr>
      <w:r w:rsidRPr="000E5D23">
        <w:rPr>
          <w:rFonts w:ascii="Segoe UI Emoji" w:hAnsi="Segoe UI Emoji" w:cs="Segoe UI Emoji"/>
          <w:b/>
          <w:bCs/>
          <w:color w:val="000000" w:themeColor="text1"/>
        </w:rPr>
        <w:t>👁️</w:t>
      </w:r>
      <w:r w:rsidRPr="000E5D23">
        <w:rPr>
          <w:rFonts w:cstheme="minorHAnsi"/>
          <w:b/>
          <w:bCs/>
        </w:rPr>
        <w:t xml:space="preserve"> Observation –</w:t>
      </w:r>
    </w:p>
    <w:p w14:paraId="3906834C" w14:textId="77777777" w:rsidR="000E5D23" w:rsidRPr="000E5D23" w:rsidRDefault="000E5D23" w:rsidP="004E4D80">
      <w:pPr>
        <w:pStyle w:val="ListParagraph"/>
        <w:numPr>
          <w:ilvl w:val="0"/>
          <w:numId w:val="15"/>
        </w:numPr>
        <w:spacing w:after="160" w:line="276" w:lineRule="auto"/>
        <w:rPr>
          <w:rFonts w:asciiTheme="minorHAnsi" w:hAnsiTheme="minorHAnsi" w:cstheme="minorHAnsi"/>
          <w:sz w:val="24"/>
          <w:szCs w:val="24"/>
        </w:rPr>
      </w:pPr>
      <w:r w:rsidRPr="000E5D23">
        <w:rPr>
          <w:rFonts w:asciiTheme="minorHAnsi" w:hAnsiTheme="minorHAnsi" w:cstheme="minorHAnsi"/>
          <w:sz w:val="24"/>
          <w:szCs w:val="24"/>
        </w:rPr>
        <w:t>Copying the data from one table to another.</w:t>
      </w:r>
    </w:p>
    <w:p w14:paraId="0856CC61" w14:textId="003A1F81" w:rsidR="006A4C34" w:rsidRPr="000E5D23" w:rsidRDefault="006A4C34" w:rsidP="003A502A">
      <w:pPr>
        <w:pStyle w:val="ListParagraph"/>
        <w:numPr>
          <w:ilvl w:val="0"/>
          <w:numId w:val="15"/>
        </w:numPr>
        <w:spacing w:after="160" w:line="276" w:lineRule="auto"/>
        <w:rPr>
          <w:rFonts w:asciiTheme="minorHAnsi" w:hAnsiTheme="minorHAnsi" w:cstheme="minorHAnsi"/>
          <w:sz w:val="24"/>
          <w:szCs w:val="24"/>
        </w:rPr>
      </w:pPr>
      <w:r>
        <w:rPr>
          <w:rFonts w:asciiTheme="minorHAnsi" w:hAnsiTheme="minorHAnsi" w:cstheme="minorHAnsi"/>
          <w:sz w:val="24"/>
          <w:szCs w:val="24"/>
        </w:rPr>
        <w:t>Set the batch cycle and control table date.</w:t>
      </w:r>
    </w:p>
    <w:p w14:paraId="49E7D978" w14:textId="77777777" w:rsidR="000E5D23" w:rsidRPr="000E5D23" w:rsidRDefault="000E5D23" w:rsidP="004E4D80">
      <w:pPr>
        <w:pStyle w:val="ListParagraph"/>
        <w:numPr>
          <w:ilvl w:val="0"/>
          <w:numId w:val="15"/>
        </w:numPr>
        <w:spacing w:after="160" w:line="276" w:lineRule="auto"/>
        <w:rPr>
          <w:rFonts w:asciiTheme="minorHAnsi" w:hAnsiTheme="minorHAnsi" w:cstheme="minorHAnsi"/>
          <w:b/>
          <w:bCs/>
          <w:sz w:val="24"/>
          <w:szCs w:val="24"/>
        </w:rPr>
      </w:pPr>
      <w:r w:rsidRPr="000E5D23">
        <w:rPr>
          <w:rFonts w:asciiTheme="minorHAnsi" w:hAnsiTheme="minorHAnsi" w:cstheme="minorHAnsi"/>
          <w:sz w:val="24"/>
          <w:szCs w:val="24"/>
        </w:rPr>
        <w:t>Deleting huge data volume each time will create free space fragmented. Also, the DB stats will be stale if stats are not gathered immediately.</w:t>
      </w:r>
    </w:p>
    <w:p w14:paraId="5D72F242" w14:textId="50319AC8" w:rsidR="00A31BFD" w:rsidRDefault="00A31BFD" w:rsidP="000E5D23">
      <w:pPr>
        <w:pStyle w:val="ListParagraph"/>
        <w:spacing w:after="160" w:line="276" w:lineRule="auto"/>
        <w:rPr>
          <w:rFonts w:asciiTheme="minorHAnsi" w:hAnsiTheme="minorHAnsi" w:cstheme="minorHAnsi"/>
          <w:sz w:val="24"/>
          <w:szCs w:val="24"/>
        </w:rPr>
      </w:pPr>
    </w:p>
    <w:tbl>
      <w:tblPr>
        <w:tblStyle w:val="TableGrid"/>
        <w:tblW w:w="0" w:type="auto"/>
        <w:tblLook w:val="04A0" w:firstRow="1" w:lastRow="0" w:firstColumn="1" w:lastColumn="0" w:noHBand="0" w:noVBand="1"/>
      </w:tblPr>
      <w:tblGrid>
        <w:gridCol w:w="9010"/>
      </w:tblGrid>
      <w:tr w:rsidR="009351DF" w14:paraId="6D342F5D" w14:textId="77777777" w:rsidTr="009351DF">
        <w:tc>
          <w:tcPr>
            <w:tcW w:w="9010" w:type="dxa"/>
            <w:shd w:val="clear" w:color="auto" w:fill="002060"/>
          </w:tcPr>
          <w:p w14:paraId="29B44B1B" w14:textId="77777777" w:rsidR="009351DF" w:rsidRPr="00A31BFD" w:rsidRDefault="009351DF" w:rsidP="009351DF">
            <w:pPr>
              <w:spacing w:line="276" w:lineRule="auto"/>
            </w:pPr>
          </w:p>
          <w:p w14:paraId="1C9F0C19" w14:textId="77777777" w:rsidR="009351DF" w:rsidRPr="009351DF" w:rsidRDefault="009351DF" w:rsidP="009351DF">
            <w:pPr>
              <w:spacing w:line="276" w:lineRule="auto"/>
              <w:rPr>
                <w:rFonts w:asciiTheme="minorHAnsi" w:hAnsiTheme="minorHAnsi" w:cstheme="minorHAnsi"/>
                <w:b/>
                <w:bCs/>
                <w:color w:val="FFFFFF" w:themeColor="background1"/>
                <w:sz w:val="24"/>
                <w:szCs w:val="24"/>
              </w:rPr>
            </w:pPr>
            <w:r w:rsidRPr="009351DF">
              <w:rPr>
                <w:rFonts w:ascii="Segoe UI Emoji" w:hAnsi="Segoe UI Emoji" w:cs="Segoe UI Emoji"/>
                <w:b/>
                <w:bCs/>
                <w:color w:val="FFFFFF" w:themeColor="background1"/>
                <w:sz w:val="24"/>
                <w:szCs w:val="24"/>
              </w:rPr>
              <w:t>💡</w:t>
            </w:r>
            <w:r w:rsidRPr="009351DF">
              <w:rPr>
                <w:rFonts w:asciiTheme="minorHAnsi" w:hAnsiTheme="minorHAnsi" w:cstheme="minorHAnsi"/>
                <w:b/>
                <w:bCs/>
                <w:color w:val="FFFFFF" w:themeColor="background1"/>
                <w:sz w:val="24"/>
                <w:szCs w:val="24"/>
              </w:rPr>
              <w:t xml:space="preserve"> Recommendation –</w:t>
            </w:r>
          </w:p>
          <w:p w14:paraId="1C9FDE98" w14:textId="77777777" w:rsidR="009351DF" w:rsidRPr="009351DF" w:rsidRDefault="009351DF" w:rsidP="004E4D80">
            <w:pPr>
              <w:pStyle w:val="ListParagraph"/>
              <w:numPr>
                <w:ilvl w:val="0"/>
                <w:numId w:val="14"/>
              </w:numPr>
              <w:spacing w:after="160" w:line="276" w:lineRule="auto"/>
              <w:rPr>
                <w:rFonts w:asciiTheme="minorHAnsi" w:hAnsiTheme="minorHAnsi" w:cstheme="minorHAnsi"/>
                <w:color w:val="FFFFFF" w:themeColor="background1"/>
                <w:sz w:val="24"/>
                <w:szCs w:val="24"/>
              </w:rPr>
            </w:pPr>
            <w:r w:rsidRPr="009351DF">
              <w:rPr>
                <w:rFonts w:asciiTheme="minorHAnsi" w:hAnsiTheme="minorHAnsi" w:cstheme="minorHAnsi"/>
                <w:color w:val="FFFFFF" w:themeColor="background1"/>
                <w:sz w:val="24"/>
                <w:szCs w:val="24"/>
              </w:rPr>
              <w:t>Implement partitioning strategy at table level using application key or source system.</w:t>
            </w:r>
          </w:p>
          <w:p w14:paraId="53C979AE" w14:textId="77777777" w:rsidR="009351DF" w:rsidRPr="009351DF" w:rsidRDefault="009351DF" w:rsidP="004E4D80">
            <w:pPr>
              <w:pStyle w:val="ListParagraph"/>
              <w:numPr>
                <w:ilvl w:val="0"/>
                <w:numId w:val="14"/>
              </w:numPr>
              <w:spacing w:after="160" w:line="276" w:lineRule="auto"/>
              <w:rPr>
                <w:rFonts w:asciiTheme="minorHAnsi" w:hAnsiTheme="minorHAnsi" w:cstheme="minorHAnsi"/>
                <w:color w:val="FFFFFF" w:themeColor="background1"/>
                <w:sz w:val="24"/>
                <w:szCs w:val="24"/>
              </w:rPr>
            </w:pPr>
            <w:r w:rsidRPr="009351DF">
              <w:rPr>
                <w:rFonts w:asciiTheme="minorHAnsi" w:hAnsiTheme="minorHAnsi" w:cstheme="minorHAnsi"/>
                <w:color w:val="FFFFFF" w:themeColor="background1"/>
                <w:sz w:val="24"/>
                <w:szCs w:val="24"/>
              </w:rPr>
              <w:t>Execute data gather stats scripts immediately after removing data.</w:t>
            </w:r>
          </w:p>
          <w:p w14:paraId="323D1AA6" w14:textId="482BCFA3" w:rsidR="009351DF" w:rsidRPr="009351DF" w:rsidRDefault="009351DF" w:rsidP="004E4D80">
            <w:pPr>
              <w:pStyle w:val="ListParagraph"/>
              <w:numPr>
                <w:ilvl w:val="0"/>
                <w:numId w:val="14"/>
              </w:numPr>
              <w:spacing w:after="160" w:line="276" w:lineRule="auto"/>
              <w:rPr>
                <w:rFonts w:asciiTheme="minorHAnsi" w:hAnsiTheme="minorHAnsi" w:cstheme="minorHAnsi"/>
                <w:sz w:val="24"/>
                <w:szCs w:val="24"/>
              </w:rPr>
            </w:pPr>
            <w:r w:rsidRPr="009351DF">
              <w:rPr>
                <w:rFonts w:asciiTheme="minorHAnsi" w:eastAsia="Times New Roman" w:hAnsiTheme="minorHAnsi" w:cstheme="minorHAnsi"/>
                <w:color w:val="FFFFFF" w:themeColor="background1"/>
                <w:sz w:val="24"/>
                <w:szCs w:val="24"/>
              </w:rPr>
              <w:t>Rebuild the index if any.</w:t>
            </w:r>
          </w:p>
        </w:tc>
      </w:tr>
    </w:tbl>
    <w:p w14:paraId="174C411D" w14:textId="77777777" w:rsidR="009351DF" w:rsidRPr="009351DF" w:rsidRDefault="009351DF" w:rsidP="009351DF">
      <w:pPr>
        <w:spacing w:after="160" w:line="276" w:lineRule="auto"/>
        <w:rPr>
          <w:rFonts w:cstheme="minorHAnsi"/>
        </w:rPr>
      </w:pPr>
    </w:p>
    <w:p w14:paraId="27F312B8" w14:textId="77777777" w:rsidR="00A31BFD" w:rsidRDefault="00A31BFD" w:rsidP="0056365D">
      <w:pPr>
        <w:spacing w:line="276" w:lineRule="auto"/>
        <w:rPr>
          <w:b/>
          <w:bCs/>
          <w:color w:val="000000" w:themeColor="text1"/>
          <w:sz w:val="28"/>
          <w:szCs w:val="28"/>
        </w:rPr>
      </w:pPr>
    </w:p>
    <w:p w14:paraId="384D1405" w14:textId="05BE56A3" w:rsidR="00E91DDA"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4.2 </w:t>
      </w:r>
      <w:r w:rsidR="0056365D" w:rsidRPr="0056365D">
        <w:rPr>
          <w:b/>
          <w:bCs/>
          <w:color w:val="000000" w:themeColor="text1"/>
          <w:sz w:val="28"/>
          <w:szCs w:val="28"/>
        </w:rPr>
        <w:t>Preland layers Jobs Analysis Report</w:t>
      </w:r>
    </w:p>
    <w:p w14:paraId="2BC6797E" w14:textId="54A108E4" w:rsidR="000E3CB5" w:rsidRPr="00E91DDA" w:rsidRDefault="000E3CB5" w:rsidP="000E3CB5">
      <w:pPr>
        <w:spacing w:line="276" w:lineRule="auto"/>
        <w:rPr>
          <w:rFonts w:cstheme="minorHAnsi"/>
          <w:b/>
          <w:bCs/>
          <w:i/>
          <w:iCs/>
          <w:color w:val="44546A"/>
          <w:sz w:val="22"/>
          <w:szCs w:val="22"/>
        </w:rPr>
      </w:pPr>
    </w:p>
    <w:p w14:paraId="782FA4B2" w14:textId="6CAB3221" w:rsidR="000E3CB5" w:rsidRPr="00181258" w:rsidRDefault="000E3CB5" w:rsidP="000E3CB5">
      <w:pPr>
        <w:spacing w:line="276" w:lineRule="auto"/>
        <w:rPr>
          <w:rFonts w:cstheme="minorHAnsi"/>
          <w:b/>
          <w:bCs/>
          <w:i/>
          <w:iCs/>
          <w:sz w:val="22"/>
          <w:szCs w:val="22"/>
        </w:rPr>
      </w:pPr>
      <w:r w:rsidRPr="00181258">
        <w:rPr>
          <w:rFonts w:cstheme="minorHAnsi"/>
          <w:b/>
          <w:bCs/>
          <w:noProof/>
          <w:color w:val="44546A"/>
          <w:sz w:val="22"/>
          <w:szCs w:val="22"/>
        </w:rPr>
        <w:drawing>
          <wp:anchor distT="0" distB="0" distL="114300" distR="114300" simplePos="0" relativeHeight="251658281" behindDoc="0" locked="0" layoutInCell="1" allowOverlap="1" wp14:anchorId="1AB4846F" wp14:editId="2F217014">
            <wp:simplePos x="0" y="0"/>
            <wp:positionH relativeFrom="column">
              <wp:posOffset>-8255</wp:posOffset>
            </wp:positionH>
            <wp:positionV relativeFrom="paragraph">
              <wp:posOffset>146050</wp:posOffset>
            </wp:positionV>
            <wp:extent cx="2578100" cy="2044025"/>
            <wp:effectExtent l="19050" t="0" r="12700" b="299720"/>
            <wp:wrapSquare wrapText="bothSides"/>
            <wp:docPr id="27981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14279"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78100" cy="2044025"/>
                    </a:xfrm>
                    <a:prstGeom prst="roundRect">
                      <a:avLst>
                        <a:gd name="adj" fmla="val 8594"/>
                      </a:avLst>
                    </a:prstGeom>
                    <a:solidFill>
                      <a:srgbClr val="FFFFFF">
                        <a:shade val="85000"/>
                      </a:srgbClr>
                    </a:solidFill>
                    <a:ln>
                      <a:noFill/>
                    </a:ln>
                    <a:effectLst>
                      <a:reflection blurRad="12700" stA="9000" endPos="14000" dist="5000" dir="5400000" sy="-100000" algn="bl" rotWithShape="0"/>
                    </a:effectLst>
                  </pic:spPr>
                </pic:pic>
              </a:graphicData>
            </a:graphic>
          </wp:anchor>
        </w:drawing>
      </w:r>
      <w:r w:rsidRPr="00181258">
        <w:rPr>
          <w:rFonts w:cstheme="minorHAnsi"/>
          <w:b/>
          <w:bCs/>
          <w:sz w:val="22"/>
          <w:szCs w:val="22"/>
        </w:rPr>
        <w:t xml:space="preserve">Preland Layer Jobs </w:t>
      </w:r>
    </w:p>
    <w:p w14:paraId="56CE3D45" w14:textId="3CEAE3D9" w:rsidR="000E3CB5" w:rsidRPr="00181258" w:rsidRDefault="000E3CB5" w:rsidP="000E3CB5">
      <w:pPr>
        <w:spacing w:line="276" w:lineRule="auto"/>
        <w:rPr>
          <w:rFonts w:cstheme="minorHAnsi"/>
          <w:i/>
          <w:iCs/>
          <w:sz w:val="22"/>
          <w:szCs w:val="22"/>
        </w:rPr>
      </w:pPr>
      <w:r w:rsidRPr="00181258">
        <w:rPr>
          <w:rFonts w:cstheme="minorHAnsi"/>
          <w:color w:val="44546A"/>
          <w:sz w:val="22"/>
          <w:szCs w:val="22"/>
        </w:rPr>
        <w:t xml:space="preserve">– </w:t>
      </w:r>
      <w:r w:rsidRPr="00181258">
        <w:rPr>
          <w:rFonts w:cstheme="minorHAnsi"/>
          <w:sz w:val="22"/>
          <w:szCs w:val="22"/>
        </w:rPr>
        <w:t xml:space="preserve">There are </w:t>
      </w:r>
      <w:r w:rsidR="006A4C34">
        <w:rPr>
          <w:rFonts w:cstheme="minorHAnsi"/>
          <w:sz w:val="22"/>
          <w:szCs w:val="22"/>
        </w:rPr>
        <w:t>154</w:t>
      </w:r>
      <w:r w:rsidRPr="00181258">
        <w:rPr>
          <w:rFonts w:cstheme="minorHAnsi"/>
          <w:sz w:val="22"/>
          <w:szCs w:val="22"/>
        </w:rPr>
        <w:t xml:space="preserve"> jobs pulling the data from source file and dumping into preland tables with same structure as file.</w:t>
      </w:r>
    </w:p>
    <w:p w14:paraId="41115C9A" w14:textId="31A0F48C" w:rsidR="000E3CB5" w:rsidRPr="00181258" w:rsidRDefault="000E3CB5" w:rsidP="000E3CB5">
      <w:pPr>
        <w:spacing w:line="276" w:lineRule="auto"/>
        <w:rPr>
          <w:rFonts w:cstheme="minorHAnsi"/>
          <w:i/>
          <w:iCs/>
          <w:sz w:val="22"/>
          <w:szCs w:val="22"/>
        </w:rPr>
      </w:pPr>
    </w:p>
    <w:p w14:paraId="521A664C" w14:textId="77777777" w:rsidR="000E3CB5" w:rsidRPr="00181258" w:rsidRDefault="000E3CB5" w:rsidP="000E3CB5">
      <w:pPr>
        <w:spacing w:line="276" w:lineRule="auto"/>
        <w:rPr>
          <w:rFonts w:cstheme="minorHAnsi"/>
          <w:b/>
          <w:bCs/>
          <w:i/>
          <w:iCs/>
          <w:sz w:val="22"/>
          <w:szCs w:val="22"/>
        </w:rPr>
      </w:pPr>
      <w:r w:rsidRPr="00181258">
        <w:rPr>
          <w:rFonts w:cstheme="minorHAnsi"/>
          <w:b/>
          <w:bCs/>
          <w:sz w:val="22"/>
          <w:szCs w:val="22"/>
        </w:rPr>
        <w:t>Complexity</w:t>
      </w:r>
    </w:p>
    <w:p w14:paraId="590EE726" w14:textId="733C0009" w:rsidR="000E3CB5" w:rsidRDefault="000E3CB5" w:rsidP="000E3CB5">
      <w:pPr>
        <w:spacing w:line="276" w:lineRule="auto"/>
        <w:rPr>
          <w:rFonts w:cstheme="minorHAnsi"/>
          <w:sz w:val="22"/>
          <w:szCs w:val="22"/>
        </w:rPr>
      </w:pPr>
      <w:r w:rsidRPr="00181258">
        <w:rPr>
          <w:rFonts w:cstheme="minorHAnsi"/>
          <w:sz w:val="22"/>
          <w:szCs w:val="22"/>
        </w:rPr>
        <w:t xml:space="preserve"> – 80% of the total jobs are simple as it’s dumping the data from source file to preland tables. There are a few sources, like TA2000 and TRAC where delta data is loaded and before loading lookup is done to determine the delta. This category of jobs is falling under medium complexity.</w:t>
      </w:r>
    </w:p>
    <w:p w14:paraId="1E9A2667" w14:textId="77777777" w:rsidR="000E5D23" w:rsidRDefault="000E5D23" w:rsidP="000E3CB5">
      <w:pPr>
        <w:spacing w:line="276" w:lineRule="auto"/>
        <w:rPr>
          <w:rFonts w:cstheme="minorHAnsi"/>
          <w:sz w:val="22"/>
          <w:szCs w:val="22"/>
        </w:rPr>
      </w:pPr>
    </w:p>
    <w:p w14:paraId="009D7D81" w14:textId="77777777" w:rsidR="00927928" w:rsidRDefault="00927928" w:rsidP="000E5D23">
      <w:pPr>
        <w:spacing w:line="276" w:lineRule="auto"/>
        <w:rPr>
          <w:rFonts w:ascii="Segoe UI Emoji" w:hAnsi="Segoe UI Emoji" w:cs="Segoe UI Emoji"/>
          <w:b/>
          <w:bCs/>
          <w:i/>
          <w:iCs/>
          <w:color w:val="000000" w:themeColor="text1"/>
        </w:rPr>
      </w:pPr>
    </w:p>
    <w:p w14:paraId="3B080657" w14:textId="77777777" w:rsidR="00927928" w:rsidRDefault="00927928" w:rsidP="000E5D23">
      <w:pPr>
        <w:spacing w:line="276" w:lineRule="auto"/>
        <w:rPr>
          <w:rFonts w:ascii="Segoe UI Emoji" w:hAnsi="Segoe UI Emoji" w:cs="Segoe UI Emoji"/>
          <w:b/>
          <w:bCs/>
          <w:i/>
          <w:iCs/>
          <w:color w:val="000000" w:themeColor="text1"/>
        </w:rPr>
      </w:pPr>
    </w:p>
    <w:p w14:paraId="2CA95FD2" w14:textId="34E47277" w:rsidR="000E5D23" w:rsidRPr="000E5D23" w:rsidRDefault="000E5D23" w:rsidP="000E5D23">
      <w:pPr>
        <w:spacing w:line="276" w:lineRule="auto"/>
        <w:rPr>
          <w:rFonts w:cstheme="minorHAnsi"/>
          <w:b/>
          <w:bCs/>
          <w:color w:val="000000" w:themeColor="text1"/>
        </w:rPr>
      </w:pPr>
      <w:r w:rsidRPr="000E5D23">
        <w:rPr>
          <w:rFonts w:ascii="Segoe UI Emoji" w:hAnsi="Segoe UI Emoji" w:cs="Segoe UI Emoji"/>
          <w:b/>
          <w:bCs/>
          <w:i/>
          <w:iCs/>
          <w:color w:val="000000" w:themeColor="text1"/>
        </w:rPr>
        <w:t>👁️</w:t>
      </w:r>
      <w:r w:rsidRPr="000E5D23">
        <w:rPr>
          <w:rFonts w:cstheme="minorHAnsi"/>
          <w:b/>
          <w:bCs/>
          <w:i/>
          <w:iCs/>
          <w:color w:val="000000" w:themeColor="text1"/>
        </w:rPr>
        <w:t xml:space="preserve"> Observation</w:t>
      </w:r>
    </w:p>
    <w:p w14:paraId="78CDB488" w14:textId="77777777" w:rsidR="000E5D23" w:rsidRPr="000E5D23" w:rsidRDefault="000E5D23" w:rsidP="004E4D80">
      <w:pPr>
        <w:pStyle w:val="ListParagraph"/>
        <w:numPr>
          <w:ilvl w:val="0"/>
          <w:numId w:val="12"/>
        </w:numPr>
        <w:spacing w:line="276" w:lineRule="auto"/>
        <w:rPr>
          <w:rFonts w:asciiTheme="minorHAnsi" w:eastAsiaTheme="majorEastAsia" w:hAnsiTheme="minorHAnsi" w:cstheme="minorHAnsi"/>
          <w:color w:val="000000" w:themeColor="text1"/>
        </w:rPr>
      </w:pPr>
      <w:r w:rsidRPr="000E5D23">
        <w:rPr>
          <w:rFonts w:asciiTheme="minorHAnsi" w:eastAsiaTheme="majorEastAsia" w:hAnsiTheme="minorHAnsi" w:cstheme="minorHAnsi"/>
          <w:color w:val="000000" w:themeColor="text1"/>
        </w:rPr>
        <w:t>Copying the data from file to table.</w:t>
      </w:r>
    </w:p>
    <w:p w14:paraId="0693BCEC" w14:textId="77777777" w:rsidR="000E5D23" w:rsidRPr="000E5D23" w:rsidRDefault="000E5D23" w:rsidP="004E4D80">
      <w:pPr>
        <w:pStyle w:val="ListParagraph"/>
        <w:numPr>
          <w:ilvl w:val="0"/>
          <w:numId w:val="12"/>
        </w:numPr>
        <w:spacing w:line="276" w:lineRule="auto"/>
        <w:rPr>
          <w:rFonts w:asciiTheme="minorHAnsi" w:eastAsiaTheme="majorEastAsia" w:hAnsiTheme="minorHAnsi" w:cstheme="minorHAnsi"/>
          <w:b/>
          <w:bCs/>
          <w:color w:val="000000" w:themeColor="text1"/>
        </w:rPr>
      </w:pPr>
      <w:r w:rsidRPr="000E5D23">
        <w:rPr>
          <w:rFonts w:asciiTheme="minorHAnsi" w:eastAsiaTheme="majorEastAsia" w:hAnsiTheme="minorHAnsi" w:cstheme="minorHAnsi"/>
          <w:color w:val="000000" w:themeColor="text1"/>
        </w:rPr>
        <w:t>No transformation logic implemented as is copy of data.</w:t>
      </w:r>
    </w:p>
    <w:p w14:paraId="6CC3526B" w14:textId="77777777" w:rsidR="000E5D23" w:rsidRPr="000E5D23" w:rsidRDefault="000E5D23" w:rsidP="004E4D80">
      <w:pPr>
        <w:pStyle w:val="ListParagraph"/>
        <w:numPr>
          <w:ilvl w:val="0"/>
          <w:numId w:val="12"/>
        </w:numPr>
        <w:spacing w:line="276" w:lineRule="auto"/>
        <w:rPr>
          <w:rFonts w:asciiTheme="minorHAnsi" w:eastAsiaTheme="majorEastAsia" w:hAnsiTheme="minorHAnsi" w:cstheme="minorHAnsi"/>
          <w:color w:val="000000" w:themeColor="text1"/>
        </w:rPr>
      </w:pPr>
      <w:r w:rsidRPr="000E5D23">
        <w:rPr>
          <w:rFonts w:asciiTheme="minorHAnsi" w:eastAsiaTheme="majorEastAsia" w:hAnsiTheme="minorHAnsi" w:cstheme="minorHAnsi"/>
          <w:color w:val="000000" w:themeColor="text1"/>
        </w:rPr>
        <w:t>Only converting the date from source to Timestamp with PST time zone.</w:t>
      </w:r>
    </w:p>
    <w:p w14:paraId="1C3DC4EA" w14:textId="77777777" w:rsidR="000E5D23" w:rsidRPr="000E5D23" w:rsidRDefault="000E5D23" w:rsidP="004E4D80">
      <w:pPr>
        <w:pStyle w:val="ListParagraph"/>
        <w:numPr>
          <w:ilvl w:val="0"/>
          <w:numId w:val="12"/>
        </w:numPr>
        <w:spacing w:line="276" w:lineRule="auto"/>
        <w:rPr>
          <w:rFonts w:asciiTheme="minorHAnsi" w:eastAsiaTheme="majorEastAsia" w:hAnsiTheme="minorHAnsi" w:cstheme="minorHAnsi"/>
          <w:color w:val="000000" w:themeColor="text1"/>
        </w:rPr>
      </w:pPr>
      <w:r w:rsidRPr="000E5D23">
        <w:rPr>
          <w:rFonts w:asciiTheme="minorHAnsi" w:eastAsiaTheme="majorEastAsia" w:hAnsiTheme="minorHAnsi" w:cstheme="minorHAnsi"/>
          <w:color w:val="000000" w:themeColor="text1"/>
        </w:rPr>
        <w:t>Every time, source file format changes, new code needs to be developed.</w:t>
      </w:r>
    </w:p>
    <w:p w14:paraId="08B80A2C" w14:textId="6EBCA013" w:rsidR="000E5D23" w:rsidRDefault="000E5D23" w:rsidP="004E4D80">
      <w:pPr>
        <w:pStyle w:val="ListParagraph"/>
        <w:numPr>
          <w:ilvl w:val="0"/>
          <w:numId w:val="12"/>
        </w:numPr>
        <w:spacing w:line="276" w:lineRule="auto"/>
        <w:rPr>
          <w:rFonts w:eastAsiaTheme="majorEastAsia" w:cstheme="minorHAnsi"/>
          <w:color w:val="000000" w:themeColor="text1"/>
        </w:rPr>
      </w:pPr>
      <w:r w:rsidRPr="000E5D23">
        <w:rPr>
          <w:rFonts w:asciiTheme="minorHAnsi" w:eastAsiaTheme="majorEastAsia" w:hAnsiTheme="minorHAnsi" w:cstheme="minorHAnsi"/>
          <w:color w:val="000000" w:themeColor="text1"/>
        </w:rPr>
        <w:t>For some sources, only incremental data is being loaded</w:t>
      </w:r>
      <w:r w:rsidRPr="000E5D23">
        <w:rPr>
          <w:rFonts w:eastAsiaTheme="majorEastAsia" w:cstheme="minorHAnsi"/>
          <w:color w:val="000000" w:themeColor="text1"/>
        </w:rPr>
        <w:t>.</w:t>
      </w:r>
      <w:r w:rsidR="006A4C34">
        <w:rPr>
          <w:rFonts w:eastAsiaTheme="majorEastAsia" w:cstheme="minorHAnsi"/>
          <w:color w:val="000000" w:themeColor="text1"/>
        </w:rPr>
        <w:t xml:space="preserve"> TA2000 &amp; TRAC</w:t>
      </w:r>
    </w:p>
    <w:p w14:paraId="314270A4" w14:textId="1ED2652C" w:rsidR="00DB3403" w:rsidRDefault="00DB3403" w:rsidP="00DB3403">
      <w:pPr>
        <w:spacing w:line="276" w:lineRule="auto"/>
        <w:rPr>
          <w:rFonts w:eastAsiaTheme="majorEastAsia" w:cstheme="minorHAnsi"/>
          <w:color w:val="000000" w:themeColor="text1"/>
        </w:rPr>
      </w:pPr>
      <w:r>
        <w:rPr>
          <w:noProof/>
          <w:color w:val="000000" w:themeColor="text1"/>
        </w:rPr>
        <mc:AlternateContent>
          <mc:Choice Requires="wps">
            <w:drawing>
              <wp:anchor distT="0" distB="0" distL="114300" distR="114300" simplePos="0" relativeHeight="251662727" behindDoc="0" locked="0" layoutInCell="1" allowOverlap="1" wp14:anchorId="711EF541" wp14:editId="088008AD">
                <wp:simplePos x="0" y="0"/>
                <wp:positionH relativeFrom="margin">
                  <wp:align>center</wp:align>
                </wp:positionH>
                <wp:positionV relativeFrom="paragraph">
                  <wp:posOffset>29210</wp:posOffset>
                </wp:positionV>
                <wp:extent cx="6055941" cy="355310"/>
                <wp:effectExtent l="0" t="0" r="21590" b="26035"/>
                <wp:wrapNone/>
                <wp:docPr id="2008131399"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3B7A71C" w14:textId="75AE9AE8" w:rsidR="00DB3403" w:rsidRPr="00697030" w:rsidRDefault="00DB3403" w:rsidP="00DB3403">
                            <w:pPr>
                              <w:jc w:val="center"/>
                              <w:rPr>
                                <w:b/>
                                <w:bCs/>
                                <w:color w:val="002060"/>
                              </w:rPr>
                            </w:pPr>
                            <w:hyperlink r:id="rId41" w:history="1">
                              <w:r>
                                <w:rPr>
                                  <w:rFonts w:cstheme="minorHAnsi"/>
                                  <w:sz w:val="22"/>
                                  <w:szCs w:val="22"/>
                                </w:rPr>
                                <w:t xml:space="preserve"> </w:t>
                              </w:r>
                              <w:hyperlink r:id="rId42" w:history="1">
                                <w:r w:rsidRPr="006A4C34">
                                  <w:rPr>
                                    <w:rStyle w:val="Hyperlink"/>
                                    <w:rFonts w:cstheme="minorHAnsi"/>
                                    <w:sz w:val="22"/>
                                    <w:szCs w:val="22"/>
                                  </w:rPr>
                                  <w:t>3. Analyze File to Pre-Land Data Ingestion - MSS CLIENT DATA MASTER - Confluence</w:t>
                                </w:r>
                              </w:hyperlink>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1EF541" id="_x0000_s1037" style="position:absolute;margin-left:0;margin-top:2.3pt;width:476.85pt;height:28pt;z-index:25166272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" filled="f" strokecolor="black [3200]">
                <v:textbox>
                  <w:txbxContent>
                    <w:p w14:paraId="33B7A71C" w14:textId="75AE9AE8" w:rsidR="00DB3403" w:rsidRPr="00697030" w:rsidRDefault="00DB3403" w:rsidP="00DB3403">
                      <w:pPr>
                        <w:jc w:val="center"/>
                        <w:rPr>
                          <w:b/>
                          <w:bCs/>
                          <w:color w:val="002060"/>
                        </w:rPr>
                      </w:pPr>
                      <w:hyperlink r:id="rId43" w:history="1">
                        <w:r>
                          <w:rPr>
                            <w:rFonts w:cstheme="minorHAnsi"/>
                            <w:sz w:val="22"/>
                            <w:szCs w:val="22"/>
                          </w:rPr>
                          <w:t xml:space="preserve"> </w:t>
                        </w:r>
                        <w:hyperlink r:id="rId44" w:history="1">
                          <w:r w:rsidRPr="006A4C34">
                            <w:rPr>
                              <w:rStyle w:val="Hyperlink"/>
                              <w:rFonts w:cstheme="minorHAnsi"/>
                              <w:sz w:val="22"/>
                              <w:szCs w:val="22"/>
                            </w:rPr>
                            <w:t>3. Analyze File to Pre-Land Data Ingestion - MSS CLIENT DATA MASTER - Confluence</w:t>
                          </w:r>
                        </w:hyperlink>
                      </w:hyperlink>
                    </w:p>
                  </w:txbxContent>
                </v:textbox>
                <w10:wrap anchorx="margin"/>
              </v:roundrect>
            </w:pict>
          </mc:Fallback>
        </mc:AlternateContent>
      </w:r>
    </w:p>
    <w:p w14:paraId="3426131A" w14:textId="32B9D94E" w:rsidR="00DB3403" w:rsidRPr="00DB3403" w:rsidRDefault="00DB3403" w:rsidP="00DB3403">
      <w:pPr>
        <w:spacing w:line="276" w:lineRule="auto"/>
        <w:rPr>
          <w:rFonts w:eastAsiaTheme="majorEastAsia" w:cstheme="minorHAnsi"/>
          <w:color w:val="000000" w:themeColor="text1"/>
        </w:rPr>
      </w:pPr>
    </w:p>
    <w:p w14:paraId="55A817E4" w14:textId="451433C5" w:rsidR="000E5D23" w:rsidRPr="00DB3403" w:rsidRDefault="006A4C34" w:rsidP="00DB3403">
      <w:pPr>
        <w:spacing w:line="276" w:lineRule="auto"/>
        <w:jc w:val="center"/>
        <w:rPr>
          <w:rFonts w:cstheme="minorHAnsi"/>
          <w:sz w:val="16"/>
          <w:szCs w:val="16"/>
        </w:rPr>
      </w:pPr>
      <w:r w:rsidRPr="00DB3403">
        <w:rPr>
          <w:rFonts w:cstheme="minorHAnsi"/>
          <w:sz w:val="16"/>
          <w:szCs w:val="16"/>
        </w:rPr>
        <w:t>Confluence Link</w:t>
      </w:r>
    </w:p>
    <w:p w14:paraId="3F3EF64E" w14:textId="77777777" w:rsidR="000E5D23" w:rsidRDefault="000E5D23" w:rsidP="000E3CB5">
      <w:pPr>
        <w:spacing w:line="276" w:lineRule="auto"/>
        <w:rPr>
          <w:b/>
          <w:bCs/>
          <w:color w:val="000000" w:themeColor="text1"/>
          <w:sz w:val="28"/>
          <w:szCs w:val="28"/>
        </w:rPr>
      </w:pPr>
    </w:p>
    <w:tbl>
      <w:tblPr>
        <w:tblStyle w:val="PlainTable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6E5FD8" w14:paraId="76BEF9D6" w14:textId="77777777" w:rsidTr="000E5D23">
        <w:trPr>
          <w:cnfStyle w:val="100000000000" w:firstRow="1" w:lastRow="0" w:firstColumn="0" w:lastColumn="0" w:oddVBand="0" w:evenVBand="0" w:oddHBand="0" w:evenHBand="0" w:firstRowFirstColumn="0" w:firstRowLastColumn="0" w:lastRowFirstColumn="0" w:lastRowLastColumn="0"/>
          <w:trHeight w:val="2260"/>
        </w:trPr>
        <w:tc>
          <w:tcPr>
            <w:cnfStyle w:val="001000000100" w:firstRow="0" w:lastRow="0" w:firstColumn="1" w:lastColumn="0" w:oddVBand="0" w:evenVBand="0" w:oddHBand="0" w:evenHBand="0" w:firstRowFirstColumn="1" w:firstRowLastColumn="0" w:lastRowFirstColumn="0" w:lastRowLastColumn="0"/>
            <w:tcW w:w="9010" w:type="dxa"/>
            <w:tcBorders>
              <w:right w:val="none" w:sz="0" w:space="0" w:color="auto"/>
            </w:tcBorders>
            <w:shd w:val="clear" w:color="auto" w:fill="002060"/>
          </w:tcPr>
          <w:p w14:paraId="7E67395F" w14:textId="77777777" w:rsidR="00061CE1" w:rsidRPr="000E5D23" w:rsidRDefault="00061CE1" w:rsidP="000E5D23">
            <w:pPr>
              <w:spacing w:line="276" w:lineRule="auto"/>
              <w:jc w:val="left"/>
              <w:rPr>
                <w:rFonts w:asciiTheme="minorHAnsi" w:hAnsiTheme="minorHAnsi" w:cstheme="minorHAnsi"/>
                <w:sz w:val="24"/>
              </w:rPr>
            </w:pPr>
          </w:p>
          <w:p w14:paraId="171F9D45" w14:textId="556A2E95" w:rsidR="0005438D" w:rsidRPr="0005438D" w:rsidRDefault="00061CE1" w:rsidP="006E5FD8">
            <w:pPr>
              <w:spacing w:line="276" w:lineRule="auto"/>
              <w:jc w:val="left"/>
              <w:rPr>
                <w:rFonts w:cstheme="minorHAnsi"/>
                <w:b/>
                <w:bCs/>
              </w:rPr>
            </w:pPr>
            <w:r w:rsidRPr="00061CE1">
              <w:rPr>
                <w:rFonts w:ascii="Segoe UI Emoji" w:hAnsi="Segoe UI Emoji" w:cs="Segoe UI Emoji"/>
                <w:b/>
                <w:bCs/>
                <w:i w:val="0"/>
                <w:iCs w:val="0"/>
                <w:color w:val="FFFFFF" w:themeColor="background1"/>
                <w:sz w:val="24"/>
              </w:rPr>
              <w:t>💡</w:t>
            </w:r>
            <w:r w:rsidR="00954BC6">
              <w:rPr>
                <w:rFonts w:ascii="Segoe UI Emoji" w:hAnsi="Segoe UI Emoji" w:cs="Segoe UI Emoji"/>
                <w:b/>
                <w:bCs/>
                <w:i w:val="0"/>
                <w:iCs w:val="0"/>
                <w:color w:val="FFFFFF" w:themeColor="background1"/>
                <w:sz w:val="24"/>
              </w:rPr>
              <w:t xml:space="preserve"> </w:t>
            </w:r>
            <w:r w:rsidR="006E5FD8" w:rsidRPr="00061CE1">
              <w:rPr>
                <w:rFonts w:asciiTheme="minorHAnsi" w:hAnsiTheme="minorHAnsi" w:cstheme="minorHAnsi"/>
                <w:b/>
                <w:bCs/>
                <w:i w:val="0"/>
                <w:iCs w:val="0"/>
                <w:sz w:val="24"/>
              </w:rPr>
              <w:t xml:space="preserve">Recommendation </w:t>
            </w:r>
          </w:p>
          <w:p w14:paraId="5A27C19B" w14:textId="77777777" w:rsidR="006E5FD8" w:rsidRPr="00061CE1" w:rsidRDefault="006E5FD8" w:rsidP="004E4D80">
            <w:pPr>
              <w:pStyle w:val="ListParagraph"/>
              <w:numPr>
                <w:ilvl w:val="0"/>
                <w:numId w:val="9"/>
              </w:numPr>
              <w:spacing w:after="0" w:line="276" w:lineRule="auto"/>
              <w:jc w:val="left"/>
              <w:rPr>
                <w:rFonts w:asciiTheme="minorHAnsi" w:hAnsiTheme="minorHAnsi" w:cstheme="minorHAnsi"/>
                <w:i w:val="0"/>
                <w:iCs w:val="0"/>
              </w:rPr>
            </w:pPr>
            <w:r w:rsidRPr="00061CE1">
              <w:rPr>
                <w:rFonts w:asciiTheme="minorHAnsi" w:hAnsiTheme="minorHAnsi" w:cstheme="minorHAnsi"/>
                <w:i w:val="0"/>
                <w:iCs w:val="0"/>
              </w:rPr>
              <w:t>Without changing the architecture, date conversion can be included while reading the data from file to target data frame.</w:t>
            </w:r>
          </w:p>
          <w:p w14:paraId="74A8472A" w14:textId="6FA825EB" w:rsidR="006E5FD8" w:rsidRPr="000E5D23" w:rsidRDefault="006E5FD8" w:rsidP="004E4D80">
            <w:pPr>
              <w:pStyle w:val="ListParagraph"/>
              <w:numPr>
                <w:ilvl w:val="0"/>
                <w:numId w:val="9"/>
              </w:numPr>
              <w:spacing w:after="0" w:line="276" w:lineRule="auto"/>
              <w:jc w:val="left"/>
              <w:rPr>
                <w:rFonts w:asciiTheme="minorHAnsi" w:hAnsiTheme="minorHAnsi" w:cstheme="minorHAnsi"/>
                <w:i w:val="0"/>
                <w:iCs w:val="0"/>
              </w:rPr>
            </w:pPr>
            <w:r w:rsidRPr="00061CE1">
              <w:rPr>
                <w:rFonts w:asciiTheme="minorHAnsi" w:hAnsiTheme="minorHAnsi" w:cstheme="minorHAnsi"/>
                <w:i w:val="0"/>
                <w:iCs w:val="0"/>
              </w:rPr>
              <w:t>If common ingestion framework will be used, it will reduce individual mappings for each file and each source.</w:t>
            </w:r>
          </w:p>
        </w:tc>
      </w:tr>
    </w:tbl>
    <w:p w14:paraId="2486E6EB" w14:textId="77777777" w:rsidR="006E5FD8" w:rsidRDefault="006E5FD8" w:rsidP="0056365D">
      <w:pPr>
        <w:spacing w:line="276" w:lineRule="auto"/>
        <w:rPr>
          <w:rFonts w:cstheme="minorHAnsi"/>
          <w:sz w:val="22"/>
          <w:szCs w:val="22"/>
        </w:rPr>
      </w:pPr>
    </w:p>
    <w:p w14:paraId="3B88C772" w14:textId="2D02D616"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4.3 </w:t>
      </w:r>
      <w:r w:rsidR="0056365D" w:rsidRPr="0056365D">
        <w:rPr>
          <w:b/>
          <w:bCs/>
          <w:color w:val="000000" w:themeColor="text1"/>
          <w:sz w:val="28"/>
          <w:szCs w:val="28"/>
        </w:rPr>
        <w:t>Today layers Jobs Analysis Report</w:t>
      </w:r>
    </w:p>
    <w:p w14:paraId="308853D4" w14:textId="77777777" w:rsidR="000E3CB5" w:rsidRDefault="000E3CB5" w:rsidP="0056365D">
      <w:pPr>
        <w:spacing w:line="276" w:lineRule="auto"/>
        <w:rPr>
          <w:b/>
          <w:bCs/>
          <w:color w:val="000000" w:themeColor="text1"/>
          <w:sz w:val="28"/>
          <w:szCs w:val="28"/>
        </w:rPr>
      </w:pPr>
    </w:p>
    <w:tbl>
      <w:tblPr>
        <w:tblStyle w:val="TableGrid"/>
        <w:tblW w:w="0" w:type="auto"/>
        <w:tblLook w:val="04A0" w:firstRow="1" w:lastRow="0" w:firstColumn="1" w:lastColumn="0" w:noHBand="0" w:noVBand="1"/>
      </w:tblPr>
      <w:tblGrid>
        <w:gridCol w:w="2699"/>
        <w:gridCol w:w="5409"/>
        <w:gridCol w:w="902"/>
      </w:tblGrid>
      <w:tr w:rsidR="007A491E" w14:paraId="4D3650D9" w14:textId="77777777" w:rsidTr="00B767DD">
        <w:trPr>
          <w:trHeight w:val="764"/>
        </w:trPr>
        <w:tc>
          <w:tcPr>
            <w:tcW w:w="2699" w:type="dxa"/>
            <w:tcBorders>
              <w:top w:val="nil"/>
              <w:left w:val="nil"/>
              <w:bottom w:val="nil"/>
              <w:right w:val="nil"/>
            </w:tcBorders>
            <w:shd w:val="clear" w:color="auto" w:fill="FF0000"/>
          </w:tcPr>
          <w:p w14:paraId="6BAB19B6" w14:textId="77777777" w:rsidR="007A491E" w:rsidRDefault="007A491E" w:rsidP="007A491E">
            <w:pPr>
              <w:spacing w:line="276" w:lineRule="auto"/>
              <w:jc w:val="center"/>
              <w:rPr>
                <w:b/>
                <w:bCs/>
                <w:color w:val="FFFFFF" w:themeColor="background1"/>
                <w:sz w:val="28"/>
                <w:szCs w:val="28"/>
              </w:rPr>
            </w:pPr>
          </w:p>
          <w:p w14:paraId="61EEC162" w14:textId="16919FC6" w:rsidR="007A491E" w:rsidRPr="007A491E" w:rsidRDefault="007A491E" w:rsidP="007A491E">
            <w:pPr>
              <w:spacing w:line="276" w:lineRule="auto"/>
              <w:jc w:val="center"/>
              <w:rPr>
                <w:b/>
                <w:bCs/>
                <w:color w:val="FFFFFF" w:themeColor="background1"/>
                <w:sz w:val="28"/>
                <w:szCs w:val="28"/>
              </w:rPr>
            </w:pPr>
            <w:r w:rsidRPr="007A491E">
              <w:rPr>
                <w:b/>
                <w:bCs/>
                <w:color w:val="FFFFFF" w:themeColor="background1"/>
                <w:sz w:val="28"/>
                <w:szCs w:val="28"/>
              </w:rPr>
              <w:t>30 %</w:t>
            </w:r>
          </w:p>
        </w:tc>
        <w:tc>
          <w:tcPr>
            <w:tcW w:w="5409" w:type="dxa"/>
            <w:tcBorders>
              <w:top w:val="nil"/>
              <w:left w:val="nil"/>
              <w:bottom w:val="nil"/>
              <w:right w:val="nil"/>
            </w:tcBorders>
            <w:shd w:val="clear" w:color="auto" w:fill="FFD966" w:themeFill="accent4" w:themeFillTint="99"/>
          </w:tcPr>
          <w:p w14:paraId="73495D5C" w14:textId="77777777" w:rsidR="007A491E" w:rsidRDefault="007A491E" w:rsidP="007A491E">
            <w:pPr>
              <w:spacing w:line="276" w:lineRule="auto"/>
              <w:jc w:val="center"/>
              <w:rPr>
                <w:b/>
                <w:bCs/>
                <w:color w:val="000000" w:themeColor="text1"/>
                <w:sz w:val="28"/>
                <w:szCs w:val="28"/>
              </w:rPr>
            </w:pPr>
          </w:p>
          <w:p w14:paraId="2EB7703A" w14:textId="1E065075" w:rsidR="007A491E" w:rsidRPr="007A491E" w:rsidRDefault="007A491E" w:rsidP="007A491E">
            <w:pPr>
              <w:spacing w:line="276" w:lineRule="auto"/>
              <w:jc w:val="center"/>
              <w:rPr>
                <w:b/>
                <w:bCs/>
                <w:color w:val="FFFFFF" w:themeColor="background1"/>
                <w:sz w:val="28"/>
                <w:szCs w:val="28"/>
              </w:rPr>
            </w:pPr>
            <w:r w:rsidRPr="007A491E">
              <w:rPr>
                <w:b/>
                <w:bCs/>
                <w:color w:val="000000" w:themeColor="text1"/>
                <w:sz w:val="28"/>
                <w:szCs w:val="28"/>
              </w:rPr>
              <w:t>60%</w:t>
            </w:r>
          </w:p>
        </w:tc>
        <w:tc>
          <w:tcPr>
            <w:tcW w:w="902" w:type="dxa"/>
            <w:tcBorders>
              <w:top w:val="nil"/>
              <w:left w:val="nil"/>
              <w:bottom w:val="nil"/>
              <w:right w:val="nil"/>
            </w:tcBorders>
            <w:shd w:val="clear" w:color="auto" w:fill="385623" w:themeFill="accent6" w:themeFillShade="80"/>
          </w:tcPr>
          <w:p w14:paraId="7E8E7ABA" w14:textId="77777777" w:rsidR="007A491E" w:rsidRDefault="007A491E" w:rsidP="007A491E">
            <w:pPr>
              <w:spacing w:line="276" w:lineRule="auto"/>
              <w:jc w:val="center"/>
              <w:rPr>
                <w:b/>
                <w:bCs/>
                <w:color w:val="FFFFFF" w:themeColor="background1"/>
                <w:sz w:val="28"/>
                <w:szCs w:val="28"/>
              </w:rPr>
            </w:pPr>
          </w:p>
          <w:p w14:paraId="1FED5528" w14:textId="77777777" w:rsidR="007A491E" w:rsidRDefault="007A491E" w:rsidP="007A491E">
            <w:pPr>
              <w:spacing w:line="276" w:lineRule="auto"/>
              <w:jc w:val="center"/>
              <w:rPr>
                <w:b/>
                <w:bCs/>
                <w:color w:val="FFFFFF" w:themeColor="background1"/>
                <w:sz w:val="28"/>
                <w:szCs w:val="28"/>
              </w:rPr>
            </w:pPr>
            <w:r w:rsidRPr="007A491E">
              <w:rPr>
                <w:b/>
                <w:bCs/>
                <w:color w:val="FFFFFF" w:themeColor="background1"/>
                <w:sz w:val="28"/>
                <w:szCs w:val="28"/>
              </w:rPr>
              <w:t>10%</w:t>
            </w:r>
          </w:p>
          <w:p w14:paraId="4E5926E7" w14:textId="608F8FDA" w:rsidR="007A491E" w:rsidRPr="007A491E" w:rsidRDefault="007A491E" w:rsidP="007A491E">
            <w:pPr>
              <w:spacing w:line="276" w:lineRule="auto"/>
              <w:jc w:val="center"/>
              <w:rPr>
                <w:b/>
                <w:bCs/>
                <w:color w:val="FFFFFF" w:themeColor="background1"/>
                <w:sz w:val="28"/>
                <w:szCs w:val="28"/>
              </w:rPr>
            </w:pPr>
          </w:p>
        </w:tc>
      </w:tr>
      <w:tr w:rsidR="007A491E" w14:paraId="6B4E0890" w14:textId="77777777" w:rsidTr="007A491E">
        <w:tc>
          <w:tcPr>
            <w:tcW w:w="9010" w:type="dxa"/>
            <w:gridSpan w:val="3"/>
            <w:tcBorders>
              <w:top w:val="nil"/>
              <w:left w:val="nil"/>
              <w:bottom w:val="nil"/>
              <w:right w:val="nil"/>
            </w:tcBorders>
            <w:shd w:val="clear" w:color="auto" w:fill="FFFFFF" w:themeFill="background1"/>
          </w:tcPr>
          <w:p w14:paraId="73785B28" w14:textId="18D42E35" w:rsidR="007A491E" w:rsidRPr="007A491E" w:rsidRDefault="007A491E" w:rsidP="007A491E">
            <w:pPr>
              <w:spacing w:line="276" w:lineRule="auto"/>
              <w:jc w:val="center"/>
              <w:rPr>
                <w:b/>
                <w:bCs/>
                <w:color w:val="FFFFFF" w:themeColor="background1"/>
                <w:sz w:val="28"/>
                <w:szCs w:val="28"/>
              </w:rPr>
            </w:pPr>
            <w:r w:rsidRPr="007A491E">
              <w:rPr>
                <w:b/>
                <w:bCs/>
                <w:noProof/>
                <w:color w:val="FFFFFF" w:themeColor="background1"/>
                <w:sz w:val="28"/>
                <w:szCs w:val="28"/>
              </w:rPr>
              <w:drawing>
                <wp:inline distT="0" distB="0" distL="0" distR="0" wp14:anchorId="1EFD6107" wp14:editId="797FFEBD">
                  <wp:extent cx="2463927" cy="273064"/>
                  <wp:effectExtent l="0" t="0" r="0" b="0"/>
                  <wp:docPr id="42688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89578" name=""/>
                          <pic:cNvPicPr/>
                        </pic:nvPicPr>
                        <pic:blipFill>
                          <a:blip r:embed="rId45"/>
                          <a:stretch>
                            <a:fillRect/>
                          </a:stretch>
                        </pic:blipFill>
                        <pic:spPr>
                          <a:xfrm>
                            <a:off x="0" y="0"/>
                            <a:ext cx="2463927" cy="273064"/>
                          </a:xfrm>
                          <a:prstGeom prst="rect">
                            <a:avLst/>
                          </a:prstGeom>
                        </pic:spPr>
                      </pic:pic>
                    </a:graphicData>
                  </a:graphic>
                </wp:inline>
              </w:drawing>
            </w:r>
          </w:p>
        </w:tc>
      </w:tr>
    </w:tbl>
    <w:p w14:paraId="7EAA72C4" w14:textId="77777777" w:rsidR="007A491E" w:rsidRDefault="007A491E" w:rsidP="0056365D">
      <w:pPr>
        <w:spacing w:line="276" w:lineRule="auto"/>
        <w:rPr>
          <w:b/>
          <w:bCs/>
          <w:color w:val="000000" w:themeColor="text1"/>
          <w:sz w:val="28"/>
          <w:szCs w:val="28"/>
        </w:rPr>
      </w:pPr>
    </w:p>
    <w:p w14:paraId="1CABC6D6" w14:textId="77777777" w:rsidR="007A491E" w:rsidRDefault="007A491E" w:rsidP="007A491E">
      <w:pPr>
        <w:spacing w:line="276" w:lineRule="auto"/>
        <w:rPr>
          <w:rFonts w:cstheme="minorHAnsi"/>
          <w:b/>
          <w:bCs/>
          <w:sz w:val="22"/>
          <w:szCs w:val="22"/>
        </w:rPr>
      </w:pPr>
      <w:r w:rsidRPr="00787C42">
        <w:rPr>
          <w:rFonts w:cstheme="minorHAnsi"/>
          <w:b/>
          <w:bCs/>
          <w:sz w:val="22"/>
          <w:szCs w:val="22"/>
        </w:rPr>
        <w:t xml:space="preserve">Today Layer Jobs </w:t>
      </w:r>
    </w:p>
    <w:p w14:paraId="04F7BC5D" w14:textId="5828D561" w:rsidR="007A491E" w:rsidRPr="00787C42" w:rsidRDefault="007A491E" w:rsidP="007A491E">
      <w:pPr>
        <w:spacing w:line="276" w:lineRule="auto"/>
        <w:rPr>
          <w:rFonts w:cstheme="minorHAnsi"/>
          <w:sz w:val="22"/>
          <w:szCs w:val="22"/>
        </w:rPr>
      </w:pPr>
      <w:r w:rsidRPr="00787C42">
        <w:rPr>
          <w:rFonts w:cstheme="minorHAnsi"/>
          <w:b/>
          <w:bCs/>
          <w:color w:val="44546A"/>
          <w:sz w:val="22"/>
          <w:szCs w:val="22"/>
        </w:rPr>
        <w:t xml:space="preserve">– </w:t>
      </w:r>
      <w:r w:rsidRPr="00787C42">
        <w:rPr>
          <w:rFonts w:cstheme="minorHAnsi"/>
          <w:sz w:val="22"/>
          <w:szCs w:val="22"/>
        </w:rPr>
        <w:t xml:space="preserve">There are </w:t>
      </w:r>
      <w:r w:rsidR="004E653B">
        <w:rPr>
          <w:rFonts w:cstheme="minorHAnsi"/>
          <w:sz w:val="22"/>
          <w:szCs w:val="22"/>
        </w:rPr>
        <w:t>372</w:t>
      </w:r>
      <w:r w:rsidRPr="00787C42">
        <w:rPr>
          <w:rFonts w:cstheme="minorHAnsi"/>
          <w:sz w:val="22"/>
          <w:szCs w:val="22"/>
        </w:rPr>
        <w:t xml:space="preserve"> jobs populating the data from pre</w:t>
      </w:r>
      <w:r w:rsidR="00936DA4">
        <w:rPr>
          <w:rFonts w:cstheme="minorHAnsi"/>
          <w:sz w:val="22"/>
          <w:szCs w:val="22"/>
        </w:rPr>
        <w:t>-</w:t>
      </w:r>
      <w:r w:rsidRPr="00787C42">
        <w:rPr>
          <w:rFonts w:cstheme="minorHAnsi"/>
          <w:sz w:val="22"/>
          <w:szCs w:val="22"/>
        </w:rPr>
        <w:t>land tables into today layer tables. Multiple joins within pre</w:t>
      </w:r>
      <w:r w:rsidR="00936DA4">
        <w:rPr>
          <w:rFonts w:cstheme="minorHAnsi"/>
          <w:sz w:val="22"/>
          <w:szCs w:val="22"/>
        </w:rPr>
        <w:t>-</w:t>
      </w:r>
      <w:r w:rsidRPr="00787C42">
        <w:rPr>
          <w:rFonts w:cstheme="minorHAnsi"/>
          <w:sz w:val="22"/>
          <w:szCs w:val="22"/>
        </w:rPr>
        <w:t xml:space="preserve">land tables are done while generating the dataset. All business rules and logic </w:t>
      </w:r>
      <w:r w:rsidR="0099521F" w:rsidRPr="00787C42">
        <w:rPr>
          <w:rFonts w:cstheme="minorHAnsi"/>
          <w:sz w:val="22"/>
          <w:szCs w:val="22"/>
        </w:rPr>
        <w:t>are</w:t>
      </w:r>
      <w:r w:rsidRPr="00787C42">
        <w:rPr>
          <w:rFonts w:cstheme="minorHAnsi"/>
          <w:sz w:val="22"/>
          <w:szCs w:val="22"/>
        </w:rPr>
        <w:t xml:space="preserve"> implemented in this layer,</w:t>
      </w:r>
    </w:p>
    <w:p w14:paraId="2F01ED3D" w14:textId="77777777" w:rsidR="007A491E" w:rsidRPr="00787C42" w:rsidRDefault="007A491E" w:rsidP="007A491E">
      <w:pPr>
        <w:spacing w:line="276" w:lineRule="auto"/>
        <w:rPr>
          <w:rFonts w:cstheme="minorHAnsi"/>
          <w:sz w:val="22"/>
          <w:szCs w:val="22"/>
        </w:rPr>
      </w:pPr>
    </w:p>
    <w:p w14:paraId="77F71280" w14:textId="77777777" w:rsidR="007A491E" w:rsidRDefault="007A491E" w:rsidP="007A491E">
      <w:pPr>
        <w:spacing w:line="276" w:lineRule="auto"/>
        <w:rPr>
          <w:rFonts w:cstheme="minorHAnsi"/>
          <w:b/>
          <w:bCs/>
          <w:sz w:val="22"/>
          <w:szCs w:val="22"/>
        </w:rPr>
      </w:pPr>
      <w:r w:rsidRPr="00787C42">
        <w:rPr>
          <w:rFonts w:cstheme="minorHAnsi"/>
          <w:b/>
          <w:bCs/>
          <w:sz w:val="22"/>
          <w:szCs w:val="22"/>
        </w:rPr>
        <w:t xml:space="preserve">Complexity </w:t>
      </w:r>
    </w:p>
    <w:p w14:paraId="0097E7A6" w14:textId="19846DE6" w:rsidR="008B0B7E" w:rsidRDefault="007A491E" w:rsidP="007A491E">
      <w:pPr>
        <w:spacing w:line="276" w:lineRule="auto"/>
        <w:rPr>
          <w:rFonts w:cstheme="minorHAnsi"/>
          <w:sz w:val="22"/>
          <w:szCs w:val="22"/>
        </w:rPr>
      </w:pPr>
      <w:r w:rsidRPr="00787C42">
        <w:rPr>
          <w:rFonts w:cstheme="minorHAnsi"/>
          <w:b/>
          <w:bCs/>
          <w:sz w:val="22"/>
          <w:szCs w:val="22"/>
        </w:rPr>
        <w:t xml:space="preserve">– </w:t>
      </w:r>
      <w:r w:rsidRPr="00787C42">
        <w:rPr>
          <w:rFonts w:cstheme="minorHAnsi"/>
          <w:sz w:val="22"/>
          <w:szCs w:val="22"/>
        </w:rPr>
        <w:t xml:space="preserve">There are 60% of the mappings using medium complex transformation (Sales connect, SFDC) and complex SQL queries to select the data from multiple sources.  30% are complex as there are multiple sources and number of </w:t>
      </w:r>
      <w:r w:rsidR="00377F4A" w:rsidRPr="00787C42">
        <w:rPr>
          <w:rFonts w:cstheme="minorHAnsi"/>
          <w:sz w:val="22"/>
          <w:szCs w:val="22"/>
        </w:rPr>
        <w:t>transformations</w:t>
      </w:r>
      <w:r w:rsidRPr="00787C42">
        <w:rPr>
          <w:rFonts w:cstheme="minorHAnsi"/>
          <w:sz w:val="22"/>
          <w:szCs w:val="22"/>
        </w:rPr>
        <w:t xml:space="preserve"> is more. Some cases SP call is also being used.</w:t>
      </w:r>
    </w:p>
    <w:p w14:paraId="4D1BEA20" w14:textId="77777777" w:rsidR="0099521F" w:rsidRDefault="0099521F" w:rsidP="007A491E">
      <w:pPr>
        <w:spacing w:line="276" w:lineRule="auto"/>
        <w:rPr>
          <w:rFonts w:cstheme="minorHAnsi"/>
          <w:sz w:val="22"/>
          <w:szCs w:val="22"/>
        </w:rPr>
      </w:pPr>
    </w:p>
    <w:p w14:paraId="530D8A71" w14:textId="05184832" w:rsidR="00DB3403" w:rsidRDefault="00DB3403" w:rsidP="00DB3403">
      <w:pPr>
        <w:spacing w:line="276" w:lineRule="auto"/>
        <w:jc w:val="center"/>
        <w:rPr>
          <w:rFonts w:cstheme="minorHAnsi"/>
          <w:b/>
          <w:bCs/>
        </w:rPr>
      </w:pPr>
      <w:r w:rsidRPr="00DB3403">
        <w:rPr>
          <w:rFonts w:cstheme="minorHAnsi"/>
          <w:b/>
          <w:bCs/>
        </w:rPr>
        <w:t>Examples</w:t>
      </w:r>
    </w:p>
    <w:p w14:paraId="13C6539A" w14:textId="77777777" w:rsidR="00DB3403" w:rsidRPr="00DB3403" w:rsidRDefault="00DB3403" w:rsidP="00DB3403">
      <w:pPr>
        <w:spacing w:line="276" w:lineRule="auto"/>
        <w:jc w:val="center"/>
        <w:rPr>
          <w:rFonts w:cstheme="minorHAnsi"/>
          <w:b/>
          <w:bCs/>
        </w:rPr>
      </w:pPr>
    </w:p>
    <w:tbl>
      <w:tblPr>
        <w:tblStyle w:val="TableGrid"/>
        <w:tblW w:w="0" w:type="auto"/>
        <w:tblLook w:val="04A0" w:firstRow="1" w:lastRow="0" w:firstColumn="1" w:lastColumn="0" w:noHBand="0" w:noVBand="1"/>
      </w:tblPr>
      <w:tblGrid>
        <w:gridCol w:w="4373"/>
        <w:gridCol w:w="5092"/>
      </w:tblGrid>
      <w:tr w:rsidR="00DB3403" w14:paraId="29A45B9D" w14:textId="77777777" w:rsidTr="00DB3403">
        <w:tc>
          <w:tcPr>
            <w:tcW w:w="4732" w:type="dxa"/>
          </w:tcPr>
          <w:p w14:paraId="7D90EA33" w14:textId="31CD8C9D" w:rsidR="00DB3403" w:rsidRDefault="00DB3403" w:rsidP="007A491E">
            <w:pPr>
              <w:spacing w:line="276" w:lineRule="auto"/>
              <w:rPr>
                <w:rFonts w:cstheme="minorHAnsi"/>
                <w:sz w:val="22"/>
                <w:szCs w:val="22"/>
              </w:rPr>
            </w:pPr>
            <w:r>
              <w:rPr>
                <w:rFonts w:cstheme="minorHAnsi"/>
                <w:sz w:val="22"/>
                <w:szCs w:val="22"/>
              </w:rPr>
              <w:t>Complex job</w:t>
            </w:r>
          </w:p>
        </w:tc>
        <w:tc>
          <w:tcPr>
            <w:tcW w:w="4733" w:type="dxa"/>
            <w:shd w:val="clear" w:color="auto" w:fill="002060"/>
          </w:tcPr>
          <w:p w14:paraId="3B759A11" w14:textId="13D1DEEC" w:rsidR="00DB3403" w:rsidRDefault="00DB3403" w:rsidP="007A491E">
            <w:pPr>
              <w:spacing w:line="276" w:lineRule="auto"/>
              <w:rPr>
                <w:rFonts w:cstheme="minorHAnsi"/>
                <w:sz w:val="22"/>
                <w:szCs w:val="22"/>
              </w:rPr>
            </w:pPr>
            <w:r w:rsidRPr="0099521F">
              <w:rPr>
                <w:rFonts w:cstheme="minorHAnsi"/>
                <w:sz w:val="22"/>
                <w:szCs w:val="22"/>
              </w:rPr>
              <w:t>wf_landing_sales_connect_to_cdm_firm_cntct_mchsm</w:t>
            </w:r>
          </w:p>
        </w:tc>
      </w:tr>
      <w:tr w:rsidR="00DB3403" w14:paraId="64C11D69" w14:textId="77777777" w:rsidTr="00DB3403">
        <w:tc>
          <w:tcPr>
            <w:tcW w:w="4732" w:type="dxa"/>
          </w:tcPr>
          <w:p w14:paraId="215B5CEB" w14:textId="5761E173" w:rsidR="00DB3403" w:rsidRDefault="00DB3403" w:rsidP="007A491E">
            <w:pPr>
              <w:spacing w:line="276" w:lineRule="auto"/>
              <w:rPr>
                <w:rFonts w:cstheme="minorHAnsi"/>
                <w:sz w:val="22"/>
                <w:szCs w:val="22"/>
              </w:rPr>
            </w:pPr>
            <w:r>
              <w:rPr>
                <w:rFonts w:cstheme="minorHAnsi"/>
                <w:sz w:val="22"/>
                <w:szCs w:val="22"/>
              </w:rPr>
              <w:t>Simple</w:t>
            </w:r>
          </w:p>
        </w:tc>
        <w:tc>
          <w:tcPr>
            <w:tcW w:w="4733" w:type="dxa"/>
            <w:shd w:val="clear" w:color="auto" w:fill="002060"/>
          </w:tcPr>
          <w:p w14:paraId="490876C4" w14:textId="787B06B1" w:rsidR="00DB3403" w:rsidRDefault="00DB3403" w:rsidP="007A491E">
            <w:pPr>
              <w:spacing w:line="276" w:lineRule="auto"/>
              <w:rPr>
                <w:rFonts w:cstheme="minorHAnsi"/>
                <w:sz w:val="22"/>
                <w:szCs w:val="22"/>
              </w:rPr>
            </w:pPr>
            <w:r w:rsidRPr="0099521F">
              <w:rPr>
                <w:rFonts w:cstheme="minorHAnsi"/>
                <w:sz w:val="22"/>
                <w:szCs w:val="22"/>
              </w:rPr>
              <w:t>wf_landing_FC_contact_party_address</w:t>
            </w:r>
          </w:p>
        </w:tc>
      </w:tr>
      <w:tr w:rsidR="00DB3403" w14:paraId="425AE80D" w14:textId="77777777" w:rsidTr="00DB3403">
        <w:tc>
          <w:tcPr>
            <w:tcW w:w="4732" w:type="dxa"/>
          </w:tcPr>
          <w:p w14:paraId="5F9227AC" w14:textId="2B679F0A" w:rsidR="00DB3403" w:rsidRDefault="00DB3403" w:rsidP="007A491E">
            <w:pPr>
              <w:spacing w:line="276" w:lineRule="auto"/>
              <w:rPr>
                <w:rFonts w:cstheme="minorHAnsi"/>
                <w:sz w:val="22"/>
                <w:szCs w:val="22"/>
              </w:rPr>
            </w:pPr>
            <w:r>
              <w:rPr>
                <w:rFonts w:cstheme="minorHAnsi"/>
                <w:sz w:val="22"/>
                <w:szCs w:val="22"/>
              </w:rPr>
              <w:t>Medium</w:t>
            </w:r>
          </w:p>
        </w:tc>
        <w:tc>
          <w:tcPr>
            <w:tcW w:w="4733" w:type="dxa"/>
            <w:shd w:val="clear" w:color="auto" w:fill="002060"/>
          </w:tcPr>
          <w:p w14:paraId="0508EC39" w14:textId="70C51FC5" w:rsidR="00DB3403" w:rsidRDefault="00DB3403" w:rsidP="007A491E">
            <w:pPr>
              <w:spacing w:line="276" w:lineRule="auto"/>
              <w:rPr>
                <w:rFonts w:cstheme="minorHAnsi"/>
                <w:sz w:val="22"/>
                <w:szCs w:val="22"/>
              </w:rPr>
            </w:pPr>
            <w:r w:rsidRPr="0099521F">
              <w:rPr>
                <w:rFonts w:cstheme="minorHAnsi"/>
                <w:sz w:val="22"/>
                <w:szCs w:val="22"/>
              </w:rPr>
              <w:t>wf_today_trac_Sponsco_party</w:t>
            </w:r>
          </w:p>
        </w:tc>
      </w:tr>
    </w:tbl>
    <w:p w14:paraId="0A5F4813" w14:textId="79E54B3A" w:rsidR="00DB3403" w:rsidRDefault="00DB3403" w:rsidP="007A491E">
      <w:pPr>
        <w:spacing w:line="276" w:lineRule="auto"/>
        <w:rPr>
          <w:rFonts w:cstheme="minorHAnsi"/>
          <w:sz w:val="22"/>
          <w:szCs w:val="22"/>
        </w:rPr>
      </w:pPr>
    </w:p>
    <w:p w14:paraId="7123515B" w14:textId="6C83F3DE" w:rsidR="004825E8" w:rsidRDefault="00954BC6" w:rsidP="007A491E">
      <w:pPr>
        <w:spacing w:line="276" w:lineRule="auto"/>
        <w:rPr>
          <w:b/>
          <w:bCs/>
          <w:color w:val="000000" w:themeColor="text1"/>
          <w:sz w:val="22"/>
          <w:szCs w:val="22"/>
        </w:rPr>
      </w:pPr>
      <w:r>
        <w:rPr>
          <w:noProof/>
          <w:color w:val="000000" w:themeColor="text1"/>
        </w:rPr>
        <mc:AlternateContent>
          <mc:Choice Requires="wps">
            <w:drawing>
              <wp:anchor distT="0" distB="0" distL="114300" distR="114300" simplePos="0" relativeHeight="251664775" behindDoc="0" locked="0" layoutInCell="1" allowOverlap="1" wp14:anchorId="7C2AE5D2" wp14:editId="1D2F78F9">
                <wp:simplePos x="0" y="0"/>
                <wp:positionH relativeFrom="margin">
                  <wp:align>left</wp:align>
                </wp:positionH>
                <wp:positionV relativeFrom="paragraph">
                  <wp:posOffset>107315</wp:posOffset>
                </wp:positionV>
                <wp:extent cx="6055941" cy="355310"/>
                <wp:effectExtent l="0" t="0" r="21590" b="26035"/>
                <wp:wrapNone/>
                <wp:docPr id="1737626320"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589EC35" w14:textId="51F98B74" w:rsidR="00954BC6" w:rsidRPr="00697030" w:rsidRDefault="00954BC6" w:rsidP="00954BC6">
                            <w:pPr>
                              <w:jc w:val="center"/>
                              <w:rPr>
                                <w:b/>
                                <w:bCs/>
                                <w:color w:val="002060"/>
                              </w:rPr>
                            </w:pPr>
                            <w:hyperlink r:id="rId46" w:history="1">
                              <w:r w:rsidRPr="00DD71F3">
                                <w:rPr>
                                  <w:rStyle w:val="Hyperlink"/>
                                  <w:rFonts w:cstheme="minorHAnsi"/>
                                  <w:sz w:val="22"/>
                                  <w:szCs w:val="22"/>
                                </w:rPr>
                                <w:t>4. Analyze Today Ingestion - MSS CLIENT DATA MASTER - Confluence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2AE5D2" id="_x0000_s1038" style="position:absolute;margin-left:0;margin-top:8.45pt;width:476.85pt;height:28pt;z-index:25166477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" filled="f" strokecolor="black [3200]">
                <v:textbox>
                  <w:txbxContent>
                    <w:p w14:paraId="6589EC35" w14:textId="51F98B74" w:rsidR="00954BC6" w:rsidRPr="00697030" w:rsidRDefault="00954BC6" w:rsidP="00954BC6">
                      <w:pPr>
                        <w:jc w:val="center"/>
                        <w:rPr>
                          <w:b/>
                          <w:bCs/>
                          <w:color w:val="002060"/>
                        </w:rPr>
                      </w:pPr>
                      <w:hyperlink r:id="rId47" w:history="1">
                        <w:r w:rsidRPr="00DD71F3">
                          <w:rPr>
                            <w:rStyle w:val="Hyperlink"/>
                            <w:rFonts w:cstheme="minorHAnsi"/>
                            <w:sz w:val="22"/>
                            <w:szCs w:val="22"/>
                          </w:rPr>
                          <w:t>4. Analyze Today Ingestion - MSS CLIENT DATA MASTER - Confluence</w:t>
                        </w:r>
                      </w:hyperlink>
                    </w:p>
                  </w:txbxContent>
                </v:textbox>
                <w10:wrap anchorx="margin"/>
              </v:roundrect>
            </w:pict>
          </mc:Fallback>
        </mc:AlternateContent>
      </w:r>
    </w:p>
    <w:p w14:paraId="3CF219C8" w14:textId="77777777" w:rsidR="00954BC6" w:rsidRDefault="00954BC6" w:rsidP="004825E8">
      <w:pPr>
        <w:spacing w:line="276" w:lineRule="auto"/>
        <w:rPr>
          <w:rFonts w:ascii="Segoe UI Emoji" w:hAnsi="Segoe UI Emoji" w:cs="Segoe UI Emoji"/>
          <w:b/>
          <w:bCs/>
          <w:color w:val="000000" w:themeColor="text1"/>
        </w:rPr>
      </w:pPr>
    </w:p>
    <w:p w14:paraId="56AC89C2" w14:textId="77777777" w:rsidR="00A3141B" w:rsidRDefault="00A3141B" w:rsidP="00954BC6">
      <w:pPr>
        <w:jc w:val="center"/>
        <w:rPr>
          <w:sz w:val="18"/>
          <w:szCs w:val="18"/>
        </w:rPr>
      </w:pPr>
    </w:p>
    <w:p w14:paraId="41409C88" w14:textId="7C65564C" w:rsidR="00954BC6" w:rsidRPr="00954BC6" w:rsidRDefault="00954BC6" w:rsidP="00954BC6">
      <w:pPr>
        <w:jc w:val="center"/>
        <w:rPr>
          <w:sz w:val="18"/>
          <w:szCs w:val="18"/>
        </w:rPr>
      </w:pPr>
      <w:r w:rsidRPr="00954BC6">
        <w:rPr>
          <w:sz w:val="18"/>
          <w:szCs w:val="18"/>
        </w:rPr>
        <w:t>Confluence Link -</w:t>
      </w:r>
    </w:p>
    <w:p w14:paraId="10CF770C" w14:textId="77777777" w:rsidR="00954BC6" w:rsidRDefault="00954BC6" w:rsidP="004825E8">
      <w:pPr>
        <w:spacing w:line="276" w:lineRule="auto"/>
        <w:rPr>
          <w:rFonts w:ascii="Segoe UI Emoji" w:hAnsi="Segoe UI Emoji" w:cs="Segoe UI Emoji"/>
          <w:b/>
          <w:bCs/>
          <w:color w:val="000000" w:themeColor="text1"/>
        </w:rPr>
      </w:pPr>
    </w:p>
    <w:p w14:paraId="395838BC" w14:textId="2ED3DCEF" w:rsidR="004825E8" w:rsidRPr="004825E8" w:rsidRDefault="004825E8" w:rsidP="004825E8">
      <w:pPr>
        <w:spacing w:line="276" w:lineRule="auto"/>
        <w:rPr>
          <w:rFonts w:cstheme="minorHAnsi"/>
          <w:b/>
          <w:bCs/>
          <w:i/>
          <w:iCs/>
          <w:color w:val="000000" w:themeColor="text1"/>
        </w:rPr>
      </w:pPr>
      <w:r w:rsidRPr="004825E8">
        <w:rPr>
          <w:rFonts w:ascii="Segoe UI Emoji" w:hAnsi="Segoe UI Emoji" w:cs="Segoe UI Emoji"/>
          <w:b/>
          <w:bCs/>
          <w:color w:val="000000" w:themeColor="text1"/>
        </w:rPr>
        <w:t>👁️</w:t>
      </w:r>
      <w:r w:rsidRPr="004825E8">
        <w:rPr>
          <w:rFonts w:cstheme="minorHAnsi"/>
          <w:b/>
          <w:bCs/>
          <w:i/>
          <w:iCs/>
          <w:color w:val="000000" w:themeColor="text1"/>
        </w:rPr>
        <w:t xml:space="preserve"> </w:t>
      </w:r>
      <w:r w:rsidRPr="004825E8">
        <w:rPr>
          <w:rFonts w:cstheme="minorHAnsi"/>
          <w:b/>
          <w:bCs/>
          <w:color w:val="000000" w:themeColor="text1"/>
        </w:rPr>
        <w:t>Observation</w:t>
      </w:r>
    </w:p>
    <w:p w14:paraId="08855F43" w14:textId="25956420" w:rsidR="004825E8" w:rsidRPr="00787C42" w:rsidRDefault="004825E8" w:rsidP="004E4D80">
      <w:pPr>
        <w:pStyle w:val="ListParagraph"/>
        <w:numPr>
          <w:ilvl w:val="0"/>
          <w:numId w:val="13"/>
        </w:numPr>
        <w:spacing w:after="0" w:line="276" w:lineRule="auto"/>
        <w:rPr>
          <w:rFonts w:asciiTheme="minorHAnsi" w:hAnsiTheme="minorHAnsi" w:cstheme="minorHAnsi"/>
        </w:rPr>
      </w:pPr>
      <w:r w:rsidRPr="00787C42">
        <w:rPr>
          <w:rFonts w:asciiTheme="minorHAnsi" w:hAnsiTheme="minorHAnsi" w:cstheme="minorHAnsi"/>
        </w:rPr>
        <w:t>Load the data from pre</w:t>
      </w:r>
      <w:r w:rsidR="00377F4A">
        <w:rPr>
          <w:rFonts w:asciiTheme="minorHAnsi" w:hAnsiTheme="minorHAnsi" w:cstheme="minorHAnsi"/>
        </w:rPr>
        <w:t>-</w:t>
      </w:r>
      <w:r w:rsidRPr="00787C42">
        <w:rPr>
          <w:rFonts w:asciiTheme="minorHAnsi" w:hAnsiTheme="minorHAnsi" w:cstheme="minorHAnsi"/>
        </w:rPr>
        <w:t>land to Today layer by joining multiple preland layer tables.</w:t>
      </w:r>
    </w:p>
    <w:p w14:paraId="7FA45471" w14:textId="77777777" w:rsidR="004825E8" w:rsidRPr="00787C42" w:rsidRDefault="004825E8" w:rsidP="004E4D80">
      <w:pPr>
        <w:pStyle w:val="ListParagraph"/>
        <w:numPr>
          <w:ilvl w:val="0"/>
          <w:numId w:val="13"/>
        </w:numPr>
        <w:spacing w:after="0" w:line="276" w:lineRule="auto"/>
        <w:rPr>
          <w:rFonts w:asciiTheme="minorHAnsi" w:hAnsiTheme="minorHAnsi" w:cstheme="minorHAnsi"/>
          <w:b/>
          <w:bCs/>
        </w:rPr>
      </w:pPr>
      <w:r w:rsidRPr="00787C42">
        <w:rPr>
          <w:rFonts w:asciiTheme="minorHAnsi" w:hAnsiTheme="minorHAnsi" w:cstheme="minorHAnsi"/>
        </w:rPr>
        <w:t>Most of the business rules are implemented in this layer.</w:t>
      </w:r>
    </w:p>
    <w:p w14:paraId="5E4881B6" w14:textId="77777777" w:rsidR="004825E8" w:rsidRPr="00787C42" w:rsidRDefault="004825E8" w:rsidP="004E4D80">
      <w:pPr>
        <w:pStyle w:val="ListParagraph"/>
        <w:numPr>
          <w:ilvl w:val="0"/>
          <w:numId w:val="13"/>
        </w:numPr>
        <w:spacing w:after="0" w:line="276" w:lineRule="auto"/>
        <w:rPr>
          <w:rFonts w:asciiTheme="minorHAnsi" w:hAnsiTheme="minorHAnsi" w:cstheme="minorHAnsi"/>
        </w:rPr>
      </w:pPr>
      <w:r w:rsidRPr="00787C42">
        <w:rPr>
          <w:rFonts w:asciiTheme="minorHAnsi" w:hAnsiTheme="minorHAnsi" w:cstheme="minorHAnsi"/>
        </w:rPr>
        <w:t>Removes all the data from the Today layer before loading.</w:t>
      </w:r>
    </w:p>
    <w:p w14:paraId="1EA51D54" w14:textId="77777777" w:rsidR="004825E8" w:rsidRPr="00787C42" w:rsidRDefault="004825E8" w:rsidP="004E4D80">
      <w:pPr>
        <w:pStyle w:val="ListParagraph"/>
        <w:numPr>
          <w:ilvl w:val="0"/>
          <w:numId w:val="13"/>
        </w:numPr>
        <w:spacing w:after="0" w:line="276" w:lineRule="auto"/>
        <w:rPr>
          <w:rFonts w:asciiTheme="minorHAnsi" w:hAnsiTheme="minorHAnsi" w:cstheme="minorHAnsi"/>
        </w:rPr>
      </w:pPr>
      <w:r w:rsidRPr="00787C42">
        <w:rPr>
          <w:rFonts w:asciiTheme="minorHAnsi" w:hAnsiTheme="minorHAnsi" w:cstheme="minorHAnsi"/>
        </w:rPr>
        <w:t>Lookup override is used in most of the unconnected lookups.</w:t>
      </w:r>
    </w:p>
    <w:p w14:paraId="3F62DCCF" w14:textId="77777777" w:rsidR="004825E8" w:rsidRPr="00787C42" w:rsidRDefault="004825E8" w:rsidP="004E4D80">
      <w:pPr>
        <w:pStyle w:val="ListParagraph"/>
        <w:numPr>
          <w:ilvl w:val="0"/>
          <w:numId w:val="13"/>
        </w:numPr>
        <w:spacing w:after="0" w:line="276" w:lineRule="auto"/>
        <w:rPr>
          <w:rFonts w:asciiTheme="minorHAnsi" w:hAnsiTheme="minorHAnsi" w:cstheme="minorHAnsi"/>
        </w:rPr>
      </w:pPr>
      <w:r w:rsidRPr="00787C42">
        <w:rPr>
          <w:rFonts w:asciiTheme="minorHAnsi" w:hAnsiTheme="minorHAnsi" w:cstheme="minorHAnsi"/>
        </w:rPr>
        <w:t>Stored Procedure call is being made in this layer.</w:t>
      </w:r>
    </w:p>
    <w:p w14:paraId="611CABC5" w14:textId="77777777" w:rsidR="00DD71F3" w:rsidRDefault="00DD71F3" w:rsidP="007A491E">
      <w:pPr>
        <w:spacing w:line="276" w:lineRule="auto"/>
        <w:rPr>
          <w:b/>
          <w:bCs/>
          <w:color w:val="000000" w:themeColor="text1"/>
          <w:sz w:val="28"/>
          <w:szCs w:val="28"/>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8B0B7E" w14:paraId="139C57D0" w14:textId="77777777" w:rsidTr="004825E8">
        <w:trPr>
          <w:trHeight w:val="2400"/>
        </w:trPr>
        <w:tc>
          <w:tcPr>
            <w:tcW w:w="9010" w:type="dxa"/>
            <w:shd w:val="clear" w:color="auto" w:fill="002060"/>
          </w:tcPr>
          <w:p w14:paraId="61A56F79" w14:textId="77777777" w:rsidR="008B0B7E" w:rsidRPr="00787C42" w:rsidRDefault="008B0B7E" w:rsidP="00CC0E27">
            <w:pPr>
              <w:spacing w:line="276" w:lineRule="auto"/>
              <w:rPr>
                <w:rFonts w:asciiTheme="minorHAnsi" w:hAnsiTheme="minorHAnsi" w:cstheme="minorHAnsi"/>
                <w:b/>
                <w:bCs/>
                <w:sz w:val="22"/>
                <w:szCs w:val="22"/>
              </w:rPr>
            </w:pPr>
          </w:p>
          <w:p w14:paraId="7FE83D33" w14:textId="38566AA7" w:rsidR="00061CE1" w:rsidRPr="00061CE1" w:rsidRDefault="00061CE1" w:rsidP="00061CE1">
            <w:pPr>
              <w:spacing w:line="276" w:lineRule="auto"/>
              <w:rPr>
                <w:rFonts w:asciiTheme="minorHAnsi" w:hAnsiTheme="minorHAnsi" w:cstheme="minorHAnsi"/>
                <w:b/>
                <w:bCs/>
                <w:i/>
                <w:iCs/>
                <w:sz w:val="24"/>
                <w:szCs w:val="24"/>
              </w:rPr>
            </w:pPr>
            <w:r w:rsidRPr="00061CE1">
              <w:rPr>
                <w:rFonts w:ascii="Segoe UI Emoji" w:hAnsi="Segoe UI Emoji" w:cs="Segoe UI Emoji"/>
                <w:b/>
                <w:bCs/>
                <w:color w:val="FFFFFF" w:themeColor="background1"/>
                <w:sz w:val="24"/>
                <w:szCs w:val="24"/>
              </w:rPr>
              <w:t>💡</w:t>
            </w:r>
            <w:r w:rsidR="000A4462">
              <w:rPr>
                <w:rFonts w:ascii="Segoe UI Emoji" w:hAnsi="Segoe UI Emoji" w:cs="Segoe UI Emoji"/>
                <w:b/>
                <w:bCs/>
                <w:color w:val="FFFFFF" w:themeColor="background1"/>
                <w:sz w:val="24"/>
                <w:szCs w:val="24"/>
              </w:rPr>
              <w:t xml:space="preserve"> </w:t>
            </w:r>
            <w:r w:rsidRPr="00061CE1">
              <w:rPr>
                <w:rFonts w:asciiTheme="minorHAnsi" w:hAnsiTheme="minorHAnsi" w:cstheme="minorHAnsi"/>
                <w:b/>
                <w:bCs/>
                <w:sz w:val="24"/>
                <w:szCs w:val="24"/>
              </w:rPr>
              <w:t xml:space="preserve">Recommendation </w:t>
            </w:r>
          </w:p>
          <w:p w14:paraId="0DC97EE1" w14:textId="77777777" w:rsidR="008B0B7E" w:rsidRPr="00787C42" w:rsidRDefault="008B0B7E" w:rsidP="004E4D80">
            <w:pPr>
              <w:pStyle w:val="ListParagraph"/>
              <w:numPr>
                <w:ilvl w:val="0"/>
                <w:numId w:val="10"/>
              </w:numPr>
              <w:spacing w:after="0" w:line="276" w:lineRule="auto"/>
              <w:rPr>
                <w:rFonts w:asciiTheme="minorHAnsi" w:hAnsiTheme="minorHAnsi" w:cstheme="minorHAnsi"/>
              </w:rPr>
            </w:pPr>
            <w:r w:rsidRPr="00787C42">
              <w:rPr>
                <w:rFonts w:asciiTheme="minorHAnsi" w:hAnsiTheme="minorHAnsi" w:cstheme="minorHAnsi"/>
              </w:rPr>
              <w:t>Implement partitioning strategy at table level using application key or source system.</w:t>
            </w:r>
          </w:p>
          <w:p w14:paraId="06154872" w14:textId="77777777" w:rsidR="008B0B7E" w:rsidRPr="00787C42" w:rsidRDefault="008B0B7E" w:rsidP="004E4D80">
            <w:pPr>
              <w:pStyle w:val="ListParagraph"/>
              <w:numPr>
                <w:ilvl w:val="0"/>
                <w:numId w:val="10"/>
              </w:numPr>
              <w:spacing w:after="0" w:line="276" w:lineRule="auto"/>
              <w:rPr>
                <w:rFonts w:asciiTheme="minorHAnsi" w:hAnsiTheme="minorHAnsi" w:cstheme="minorHAnsi"/>
              </w:rPr>
            </w:pPr>
            <w:r w:rsidRPr="00787C42">
              <w:rPr>
                <w:rFonts w:asciiTheme="minorHAnsi" w:hAnsiTheme="minorHAnsi" w:cstheme="minorHAnsi"/>
              </w:rPr>
              <w:t>Execute data gather stats scripts immediately after removing data.</w:t>
            </w:r>
          </w:p>
          <w:p w14:paraId="7988F48F" w14:textId="77777777" w:rsidR="008B0B7E" w:rsidRPr="00787C42" w:rsidRDefault="008B0B7E" w:rsidP="004E4D80">
            <w:pPr>
              <w:pStyle w:val="ListParagraph"/>
              <w:numPr>
                <w:ilvl w:val="0"/>
                <w:numId w:val="10"/>
              </w:numPr>
              <w:spacing w:after="0" w:line="276" w:lineRule="auto"/>
              <w:rPr>
                <w:rFonts w:asciiTheme="minorHAnsi" w:hAnsiTheme="minorHAnsi" w:cstheme="minorHAnsi"/>
              </w:rPr>
            </w:pPr>
            <w:r w:rsidRPr="00787C42">
              <w:rPr>
                <w:rFonts w:asciiTheme="minorHAnsi" w:hAnsiTheme="minorHAnsi" w:cstheme="minorHAnsi"/>
              </w:rPr>
              <w:t>If the common ingestion framework will be used, it will reduce the number of mappings.</w:t>
            </w:r>
          </w:p>
          <w:p w14:paraId="0F9649DD" w14:textId="59F6E93D" w:rsidR="008B0B7E" w:rsidRPr="004825E8" w:rsidRDefault="008B0B7E" w:rsidP="004E4D80">
            <w:pPr>
              <w:pStyle w:val="ListParagraph"/>
              <w:numPr>
                <w:ilvl w:val="0"/>
                <w:numId w:val="10"/>
              </w:numPr>
              <w:spacing w:after="0" w:line="276" w:lineRule="auto"/>
              <w:rPr>
                <w:rFonts w:asciiTheme="minorHAnsi" w:hAnsiTheme="minorHAnsi" w:cstheme="minorHAnsi"/>
              </w:rPr>
            </w:pPr>
            <w:r w:rsidRPr="00787C42">
              <w:rPr>
                <w:rFonts w:asciiTheme="minorHAnsi" w:hAnsiTheme="minorHAnsi" w:cstheme="minorHAnsi"/>
              </w:rPr>
              <w:t>For certain cases, we can merge the transformation logic to minimize creating temporary datasets.</w:t>
            </w:r>
          </w:p>
        </w:tc>
      </w:tr>
    </w:tbl>
    <w:p w14:paraId="4FBEA175" w14:textId="77777777" w:rsidR="008B0B7E" w:rsidRDefault="008B0B7E" w:rsidP="0056365D">
      <w:pPr>
        <w:spacing w:line="276" w:lineRule="auto"/>
        <w:rPr>
          <w:b/>
          <w:bCs/>
          <w:color w:val="000000" w:themeColor="text1"/>
          <w:sz w:val="28"/>
          <w:szCs w:val="28"/>
        </w:rPr>
      </w:pPr>
    </w:p>
    <w:p w14:paraId="5F7A13D9" w14:textId="6B84594B"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4.4 </w:t>
      </w:r>
      <w:r w:rsidR="0056365D" w:rsidRPr="0056365D">
        <w:rPr>
          <w:b/>
          <w:bCs/>
          <w:color w:val="000000" w:themeColor="text1"/>
          <w:sz w:val="28"/>
          <w:szCs w:val="28"/>
        </w:rPr>
        <w:t>Delta Layer Job Analysis</w:t>
      </w:r>
    </w:p>
    <w:p w14:paraId="4ABC12C4" w14:textId="77777777" w:rsidR="000E3CB5" w:rsidRDefault="000E3CB5" w:rsidP="0056365D">
      <w:pPr>
        <w:spacing w:line="276" w:lineRule="auto"/>
        <w:rPr>
          <w:b/>
          <w:bCs/>
          <w:color w:val="000000" w:themeColor="text1"/>
          <w:sz w:val="28"/>
          <w:szCs w:val="28"/>
        </w:rPr>
      </w:pPr>
    </w:p>
    <w:p w14:paraId="5A34EEF5" w14:textId="6CCD1A3E" w:rsidR="000E3CB5" w:rsidRDefault="000E3CB5" w:rsidP="000E3CB5">
      <w:pPr>
        <w:spacing w:line="276" w:lineRule="auto"/>
      </w:pPr>
      <w:r>
        <w:rPr>
          <w:b/>
          <w:bCs/>
        </w:rPr>
        <w:t>Delta</w:t>
      </w:r>
      <w:r w:rsidRPr="0081718E">
        <w:rPr>
          <w:b/>
          <w:bCs/>
        </w:rPr>
        <w:t xml:space="preserve"> Layer Jobs </w:t>
      </w:r>
      <w:r>
        <w:rPr>
          <w:b/>
          <w:bCs/>
          <w:color w:val="44546A"/>
        </w:rPr>
        <w:t xml:space="preserve">– </w:t>
      </w:r>
      <w:r w:rsidRPr="00861534">
        <w:t xml:space="preserve">There are </w:t>
      </w:r>
      <w:r w:rsidR="00DD71F3">
        <w:t>237</w:t>
      </w:r>
      <w:r>
        <w:t xml:space="preserve"> </w:t>
      </w:r>
      <w:r w:rsidRPr="00861534">
        <w:t xml:space="preserve">jobs </w:t>
      </w:r>
      <w:r>
        <w:t>pulling the data from source file and dumping into preland tables with same structure as file.</w:t>
      </w:r>
    </w:p>
    <w:p w14:paraId="3BC019E0" w14:textId="77777777" w:rsidR="000E3CB5" w:rsidRDefault="000E3CB5" w:rsidP="000E3CB5">
      <w:pPr>
        <w:spacing w:line="276" w:lineRule="auto"/>
      </w:pPr>
    </w:p>
    <w:p w14:paraId="53AD7D4A" w14:textId="77777777" w:rsidR="000E3CB5" w:rsidRDefault="000E3CB5" w:rsidP="000E3CB5">
      <w:pPr>
        <w:spacing w:line="276" w:lineRule="auto"/>
        <w:rPr>
          <w:b/>
          <w:bCs/>
        </w:rPr>
      </w:pPr>
      <w:r>
        <w:rPr>
          <w:b/>
          <w:bCs/>
        </w:rPr>
        <w:t xml:space="preserve">Complexity – </w:t>
      </w:r>
      <w:r w:rsidRPr="0050429E">
        <w:t>The majority of the jobs are of medium category as those are using SQL override at source joining multiple tables and calculating the CDC by comparing today &amp; previous layer, followed by Union, Aggregator and Sorter.</w:t>
      </w:r>
      <w:r>
        <w:rPr>
          <w:b/>
          <w:bCs/>
        </w:rPr>
        <w:t xml:space="preserve"> </w:t>
      </w:r>
    </w:p>
    <w:p w14:paraId="162FBA67" w14:textId="77777777" w:rsidR="004825E8" w:rsidRDefault="004825E8" w:rsidP="000E3CB5">
      <w:pPr>
        <w:spacing w:line="276" w:lineRule="auto"/>
        <w:rPr>
          <w:b/>
          <w:bCs/>
        </w:rPr>
      </w:pPr>
    </w:p>
    <w:p w14:paraId="78CD8F97" w14:textId="77777777" w:rsidR="004825E8" w:rsidRPr="004825E8" w:rsidRDefault="004825E8" w:rsidP="004825E8">
      <w:pPr>
        <w:spacing w:line="276" w:lineRule="auto"/>
        <w:rPr>
          <w:rFonts w:cstheme="minorHAnsi"/>
          <w:b/>
          <w:bCs/>
          <w:color w:val="000000" w:themeColor="text1"/>
        </w:rPr>
      </w:pPr>
      <w:r w:rsidRPr="004825E8">
        <w:rPr>
          <w:rFonts w:ascii="Segoe UI Emoji" w:hAnsi="Segoe UI Emoji" w:cs="Segoe UI Emoji"/>
          <w:b/>
          <w:bCs/>
          <w:color w:val="000000" w:themeColor="text1"/>
        </w:rPr>
        <w:t>👁️</w:t>
      </w:r>
      <w:r w:rsidRPr="004825E8">
        <w:rPr>
          <w:rFonts w:cstheme="minorHAnsi"/>
          <w:b/>
          <w:bCs/>
          <w:i/>
          <w:iCs/>
          <w:color w:val="000000" w:themeColor="text1"/>
        </w:rPr>
        <w:t xml:space="preserve"> </w:t>
      </w:r>
      <w:r w:rsidRPr="004825E8">
        <w:rPr>
          <w:rFonts w:cstheme="minorHAnsi"/>
          <w:b/>
          <w:bCs/>
          <w:color w:val="000000" w:themeColor="text1"/>
        </w:rPr>
        <w:t>Observation –</w:t>
      </w:r>
    </w:p>
    <w:p w14:paraId="010A85FA" w14:textId="77777777" w:rsidR="004825E8" w:rsidRPr="000E3CB5" w:rsidRDefault="004825E8" w:rsidP="004E4D80">
      <w:pPr>
        <w:pStyle w:val="ListParagraph"/>
        <w:numPr>
          <w:ilvl w:val="0"/>
          <w:numId w:val="6"/>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Identify the change data by comparing previous &amp; today table and mark each record as “Insert”, “Update” or “Delete”.</w:t>
      </w:r>
    </w:p>
    <w:p w14:paraId="0BC26D83" w14:textId="77777777" w:rsidR="004825E8" w:rsidRPr="000E3CB5" w:rsidRDefault="004825E8" w:rsidP="004E4D80">
      <w:pPr>
        <w:pStyle w:val="ListParagraph"/>
        <w:numPr>
          <w:ilvl w:val="0"/>
          <w:numId w:val="6"/>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Update Strategy transformation is used but not used optimally as identification is done at SQL query level.</w:t>
      </w:r>
    </w:p>
    <w:p w14:paraId="3CEFFC14" w14:textId="77777777" w:rsidR="004825E8" w:rsidRPr="000E3CB5" w:rsidRDefault="004825E8" w:rsidP="004E4D80">
      <w:pPr>
        <w:pStyle w:val="ListParagraph"/>
        <w:numPr>
          <w:ilvl w:val="0"/>
          <w:numId w:val="6"/>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Delete all the records from C_LDG tables and load full data with change flag.</w:t>
      </w:r>
    </w:p>
    <w:p w14:paraId="316DBE94" w14:textId="77777777" w:rsidR="000E3CB5" w:rsidRDefault="000E3CB5" w:rsidP="0056365D">
      <w:pPr>
        <w:spacing w:line="276" w:lineRule="auto"/>
        <w:rPr>
          <w:b/>
          <w:bCs/>
          <w:color w:val="000000" w:themeColor="text1"/>
          <w:sz w:val="28"/>
          <w:szCs w:val="28"/>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2060"/>
        <w:tblLook w:val="04A0" w:firstRow="1" w:lastRow="0" w:firstColumn="1" w:lastColumn="0" w:noHBand="0" w:noVBand="1"/>
      </w:tblPr>
      <w:tblGrid>
        <w:gridCol w:w="9010"/>
      </w:tblGrid>
      <w:tr w:rsidR="008B0B7E" w14:paraId="2E8E0C7E" w14:textId="77777777" w:rsidTr="004825E8">
        <w:trPr>
          <w:trHeight w:val="2463"/>
        </w:trPr>
        <w:tc>
          <w:tcPr>
            <w:tcW w:w="9010" w:type="dxa"/>
            <w:shd w:val="clear" w:color="auto" w:fill="002060"/>
          </w:tcPr>
          <w:p w14:paraId="43EB53EB" w14:textId="77777777" w:rsidR="008B0B7E" w:rsidRPr="000E3CB5" w:rsidRDefault="008B0B7E" w:rsidP="00CC0E27">
            <w:pPr>
              <w:spacing w:line="276" w:lineRule="auto"/>
              <w:rPr>
                <w:rFonts w:asciiTheme="minorHAnsi" w:hAnsiTheme="minorHAnsi" w:cstheme="minorHAnsi"/>
                <w:b/>
                <w:bCs/>
                <w:sz w:val="24"/>
                <w:szCs w:val="24"/>
              </w:rPr>
            </w:pPr>
          </w:p>
          <w:p w14:paraId="185EE0D9" w14:textId="017BF14A" w:rsidR="008B0B7E" w:rsidRPr="000E3CB5" w:rsidRDefault="0005438D" w:rsidP="00CC0E27">
            <w:pPr>
              <w:spacing w:line="276" w:lineRule="auto"/>
              <w:rPr>
                <w:rFonts w:asciiTheme="minorHAnsi" w:hAnsiTheme="minorHAnsi" w:cstheme="minorHAnsi"/>
                <w:b/>
                <w:bCs/>
                <w:sz w:val="24"/>
                <w:szCs w:val="24"/>
              </w:rPr>
            </w:pPr>
            <w:r w:rsidRPr="00061CE1">
              <w:rPr>
                <w:rFonts w:ascii="Segoe UI Emoji" w:hAnsi="Segoe UI Emoji" w:cs="Segoe UI Emoji"/>
                <w:b/>
                <w:bCs/>
                <w:color w:val="FFFFFF" w:themeColor="background1"/>
                <w:sz w:val="24"/>
                <w:szCs w:val="24"/>
              </w:rPr>
              <w:t>💡</w:t>
            </w:r>
            <w:r w:rsidR="00954BC6">
              <w:rPr>
                <w:rFonts w:ascii="Segoe UI Emoji" w:hAnsi="Segoe UI Emoji" w:cs="Segoe UI Emoji"/>
                <w:b/>
                <w:bCs/>
                <w:color w:val="FFFFFF" w:themeColor="background1"/>
                <w:sz w:val="24"/>
                <w:szCs w:val="24"/>
              </w:rPr>
              <w:t xml:space="preserve"> </w:t>
            </w:r>
            <w:r w:rsidR="008B0B7E" w:rsidRPr="000E3CB5">
              <w:rPr>
                <w:rFonts w:asciiTheme="minorHAnsi" w:hAnsiTheme="minorHAnsi" w:cstheme="minorHAnsi"/>
                <w:b/>
                <w:bCs/>
                <w:sz w:val="24"/>
                <w:szCs w:val="24"/>
              </w:rPr>
              <w:t>Recommendation –</w:t>
            </w:r>
          </w:p>
          <w:p w14:paraId="0AE49FF4" w14:textId="3C5E18B1" w:rsidR="008B0B7E" w:rsidRPr="000E3CB5" w:rsidRDefault="008B0B7E" w:rsidP="004E4D80">
            <w:pPr>
              <w:pStyle w:val="ListParagraph"/>
              <w:numPr>
                <w:ilvl w:val="0"/>
                <w:numId w:val="11"/>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Implement partitioning strategy at table level using application key or source system.</w:t>
            </w:r>
          </w:p>
          <w:p w14:paraId="7FD9132D" w14:textId="77777777" w:rsidR="008B0B7E" w:rsidRPr="000E3CB5" w:rsidRDefault="008B0B7E" w:rsidP="004E4D80">
            <w:pPr>
              <w:pStyle w:val="ListParagraph"/>
              <w:numPr>
                <w:ilvl w:val="0"/>
                <w:numId w:val="11"/>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Execute data gather stats scripts immediately after removing data.</w:t>
            </w:r>
          </w:p>
          <w:p w14:paraId="3BB51FB4" w14:textId="0B51054C" w:rsidR="008B0B7E" w:rsidRPr="004825E8" w:rsidRDefault="008B0B7E" w:rsidP="004E4D80">
            <w:pPr>
              <w:pStyle w:val="ListParagraph"/>
              <w:numPr>
                <w:ilvl w:val="0"/>
                <w:numId w:val="11"/>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Remove unused Update Strategy transformation where only Insert is considered.</w:t>
            </w:r>
          </w:p>
        </w:tc>
      </w:tr>
    </w:tbl>
    <w:p w14:paraId="7EE442C7" w14:textId="77777777" w:rsidR="00603EC2" w:rsidRDefault="00603EC2" w:rsidP="00603EC2">
      <w:pPr>
        <w:spacing w:line="257" w:lineRule="auto"/>
        <w:rPr>
          <w:b/>
          <w:bCs/>
          <w:color w:val="000000" w:themeColor="text1"/>
          <w:sz w:val="28"/>
          <w:szCs w:val="28"/>
        </w:rPr>
      </w:pPr>
    </w:p>
    <w:p w14:paraId="0E9EFFBE" w14:textId="6F3F7207" w:rsidR="00603EC2" w:rsidRDefault="007C7A9A" w:rsidP="00266ADE">
      <w:pPr>
        <w:spacing w:line="276" w:lineRule="auto"/>
        <w:rPr>
          <w:b/>
          <w:bCs/>
          <w:color w:val="000000" w:themeColor="text1"/>
          <w:sz w:val="28"/>
          <w:szCs w:val="28"/>
        </w:rPr>
      </w:pPr>
      <w:r>
        <w:rPr>
          <w:b/>
          <w:bCs/>
          <w:color w:val="000000" w:themeColor="text1"/>
          <w:sz w:val="28"/>
          <w:szCs w:val="28"/>
        </w:rPr>
        <w:t>2.</w:t>
      </w:r>
      <w:r w:rsidR="00603EC2">
        <w:rPr>
          <w:b/>
          <w:bCs/>
          <w:color w:val="000000" w:themeColor="text1"/>
          <w:sz w:val="28"/>
          <w:szCs w:val="28"/>
        </w:rPr>
        <w:t>4.</w:t>
      </w:r>
      <w:r>
        <w:rPr>
          <w:b/>
          <w:bCs/>
          <w:color w:val="000000" w:themeColor="text1"/>
          <w:sz w:val="28"/>
          <w:szCs w:val="28"/>
        </w:rPr>
        <w:t>5</w:t>
      </w:r>
      <w:r w:rsidR="00603EC2">
        <w:rPr>
          <w:b/>
          <w:bCs/>
          <w:color w:val="000000" w:themeColor="text1"/>
          <w:sz w:val="28"/>
          <w:szCs w:val="28"/>
        </w:rPr>
        <w:t xml:space="preserve"> </w:t>
      </w:r>
      <w:r w:rsidR="00603EC2" w:rsidRPr="00603EC2">
        <w:rPr>
          <w:b/>
          <w:bCs/>
          <w:color w:val="000000" w:themeColor="text1"/>
          <w:sz w:val="28"/>
          <w:szCs w:val="28"/>
        </w:rPr>
        <w:t>Publishing Jobs</w:t>
      </w:r>
    </w:p>
    <w:p w14:paraId="74EC850F" w14:textId="77777777" w:rsidR="00266ADE" w:rsidRDefault="00266ADE" w:rsidP="00266ADE">
      <w:pPr>
        <w:spacing w:line="276" w:lineRule="auto"/>
        <w:rPr>
          <w:b/>
          <w:bCs/>
          <w:color w:val="000000" w:themeColor="text1"/>
          <w:sz w:val="28"/>
          <w:szCs w:val="28"/>
        </w:rPr>
      </w:pPr>
    </w:p>
    <w:p w14:paraId="3663B251" w14:textId="77777777" w:rsidR="00266ADE" w:rsidRDefault="00266ADE" w:rsidP="00266ADE">
      <w:pPr>
        <w:spacing w:line="257" w:lineRule="auto"/>
        <w:rPr>
          <w:color w:val="000000" w:themeColor="text1"/>
          <w:sz w:val="22"/>
          <w:szCs w:val="22"/>
        </w:rPr>
      </w:pPr>
      <w:r w:rsidRPr="00266ADE">
        <w:rPr>
          <w:b/>
          <w:bCs/>
          <w:color w:val="000000" w:themeColor="text1"/>
          <w:sz w:val="22"/>
          <w:szCs w:val="22"/>
        </w:rPr>
        <w:t>Publish Layer Jobs –</w:t>
      </w:r>
      <w:r w:rsidRPr="00266ADE">
        <w:rPr>
          <w:color w:val="000000" w:themeColor="text1"/>
          <w:sz w:val="22"/>
          <w:szCs w:val="22"/>
        </w:rPr>
        <w:t xml:space="preserve"> </w:t>
      </w:r>
    </w:p>
    <w:p w14:paraId="77D969C6" w14:textId="74387EC1" w:rsidR="00266ADE" w:rsidRPr="00266ADE" w:rsidRDefault="00266ADE" w:rsidP="00266ADE">
      <w:pPr>
        <w:spacing w:line="257" w:lineRule="auto"/>
        <w:rPr>
          <w:color w:val="000000" w:themeColor="text1"/>
          <w:sz w:val="22"/>
          <w:szCs w:val="22"/>
        </w:rPr>
      </w:pPr>
      <w:r w:rsidRPr="00266ADE">
        <w:rPr>
          <w:color w:val="000000" w:themeColor="text1"/>
          <w:sz w:val="22"/>
          <w:szCs w:val="22"/>
        </w:rPr>
        <w:t xml:space="preserve">There are 140+ jobs (105 unique jobs) involved in generating publishing extracts, either full or delta reports which are published to various clients at different scheduled time T1, T2, T3 as per their requirement. </w:t>
      </w:r>
    </w:p>
    <w:p w14:paraId="6ABBBA20" w14:textId="77777777" w:rsidR="00266ADE" w:rsidRPr="00266ADE" w:rsidRDefault="00266ADE" w:rsidP="00266ADE">
      <w:pPr>
        <w:spacing w:line="257" w:lineRule="auto"/>
        <w:rPr>
          <w:color w:val="000000" w:themeColor="text1"/>
          <w:sz w:val="22"/>
          <w:szCs w:val="22"/>
        </w:rPr>
      </w:pPr>
    </w:p>
    <w:p w14:paraId="44333B58" w14:textId="77777777" w:rsidR="00266ADE" w:rsidRDefault="00266ADE" w:rsidP="00266ADE">
      <w:pPr>
        <w:spacing w:line="257" w:lineRule="auto"/>
        <w:rPr>
          <w:color w:val="000000" w:themeColor="text1"/>
          <w:sz w:val="22"/>
          <w:szCs w:val="22"/>
        </w:rPr>
      </w:pPr>
      <w:r w:rsidRPr="00266ADE">
        <w:rPr>
          <w:b/>
          <w:bCs/>
          <w:color w:val="000000" w:themeColor="text1"/>
          <w:sz w:val="22"/>
          <w:szCs w:val="22"/>
        </w:rPr>
        <w:lastRenderedPageBreak/>
        <w:t>Complexity –</w:t>
      </w:r>
      <w:r w:rsidRPr="00266ADE">
        <w:rPr>
          <w:color w:val="000000" w:themeColor="text1"/>
          <w:sz w:val="22"/>
          <w:szCs w:val="22"/>
        </w:rPr>
        <w:t xml:space="preserve"> </w:t>
      </w:r>
    </w:p>
    <w:p w14:paraId="3263CA08" w14:textId="77777777" w:rsidR="00266ADE" w:rsidRDefault="00266ADE" w:rsidP="00266ADE">
      <w:pPr>
        <w:spacing w:line="257" w:lineRule="auto"/>
        <w:rPr>
          <w:color w:val="000000" w:themeColor="text1"/>
          <w:sz w:val="22"/>
          <w:szCs w:val="22"/>
        </w:rPr>
      </w:pPr>
    </w:p>
    <w:p w14:paraId="40D2CE73" w14:textId="738B7736" w:rsidR="00266ADE" w:rsidRDefault="00266ADE" w:rsidP="00266ADE">
      <w:pPr>
        <w:spacing w:line="257" w:lineRule="auto"/>
        <w:rPr>
          <w:color w:val="000000" w:themeColor="text1"/>
          <w:sz w:val="22"/>
          <w:szCs w:val="22"/>
        </w:rPr>
      </w:pPr>
      <w:r w:rsidRPr="00266ADE">
        <w:rPr>
          <w:color w:val="000000" w:themeColor="text1"/>
          <w:sz w:val="22"/>
          <w:szCs w:val="22"/>
        </w:rPr>
        <w:t>The majority of the jobs are of medium category as those are using multiple lookup tables and joiner, aggregator transformation to derive meaningful and user understandable data for an entity.</w:t>
      </w:r>
    </w:p>
    <w:p w14:paraId="07904299" w14:textId="77777777" w:rsidR="00266ADE" w:rsidRPr="00266ADE" w:rsidRDefault="00266ADE" w:rsidP="00266ADE">
      <w:pPr>
        <w:spacing w:line="257" w:lineRule="auto"/>
        <w:rPr>
          <w:color w:val="000000" w:themeColor="text1"/>
          <w:sz w:val="22"/>
          <w:szCs w:val="22"/>
        </w:rPr>
      </w:pPr>
    </w:p>
    <w:p w14:paraId="59FCF51C" w14:textId="77777777" w:rsidR="00266ADE" w:rsidRPr="004825E8" w:rsidRDefault="00266ADE" w:rsidP="00266ADE">
      <w:pPr>
        <w:spacing w:line="276" w:lineRule="auto"/>
        <w:rPr>
          <w:rFonts w:cstheme="minorHAnsi"/>
          <w:b/>
          <w:bCs/>
          <w:color w:val="000000" w:themeColor="text1"/>
        </w:rPr>
      </w:pPr>
      <w:r w:rsidRPr="004825E8">
        <w:rPr>
          <w:rFonts w:ascii="Segoe UI Emoji" w:hAnsi="Segoe UI Emoji" w:cs="Segoe UI Emoji"/>
          <w:b/>
          <w:bCs/>
          <w:color w:val="000000" w:themeColor="text1"/>
        </w:rPr>
        <w:t>👁️</w:t>
      </w:r>
      <w:r w:rsidRPr="004825E8">
        <w:rPr>
          <w:rFonts w:cstheme="minorHAnsi"/>
          <w:b/>
          <w:bCs/>
          <w:i/>
          <w:iCs/>
          <w:color w:val="000000" w:themeColor="text1"/>
        </w:rPr>
        <w:t xml:space="preserve"> </w:t>
      </w:r>
      <w:r w:rsidRPr="004825E8">
        <w:rPr>
          <w:rFonts w:cstheme="minorHAnsi"/>
          <w:b/>
          <w:bCs/>
          <w:color w:val="000000" w:themeColor="text1"/>
        </w:rPr>
        <w:t>Observation –</w:t>
      </w:r>
    </w:p>
    <w:p w14:paraId="36F66D40" w14:textId="14511173" w:rsidR="00266ADE" w:rsidRPr="00266ADE" w:rsidRDefault="00266ADE" w:rsidP="004E4D80">
      <w:pPr>
        <w:pStyle w:val="ListParagraph"/>
        <w:numPr>
          <w:ilvl w:val="0"/>
          <w:numId w:val="61"/>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Target is flat file type in 90% of the jobs </w:t>
      </w:r>
    </w:p>
    <w:p w14:paraId="26CA103C" w14:textId="61E04414" w:rsidR="00266ADE" w:rsidRPr="00266ADE" w:rsidRDefault="00266ADE" w:rsidP="004E4D80">
      <w:pPr>
        <w:pStyle w:val="ListParagraph"/>
        <w:numPr>
          <w:ilvl w:val="0"/>
          <w:numId w:val="61"/>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Identify the change data by comparing previous &amp; today table and mark each record as “Insert”, “Update” or “Delete” for delta reports </w:t>
      </w:r>
    </w:p>
    <w:p w14:paraId="30DD9B6D" w14:textId="73014314" w:rsidR="00266ADE" w:rsidRPr="00266ADE" w:rsidRDefault="00266ADE" w:rsidP="004E4D80">
      <w:pPr>
        <w:pStyle w:val="ListParagraph"/>
        <w:numPr>
          <w:ilvl w:val="0"/>
          <w:numId w:val="61"/>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Full reports are created on Today layer tables </w:t>
      </w:r>
    </w:p>
    <w:p w14:paraId="40A05EF8" w14:textId="0685139F" w:rsidR="00266ADE" w:rsidRPr="00266ADE" w:rsidRDefault="00266ADE" w:rsidP="004E4D80">
      <w:pPr>
        <w:pStyle w:val="ListParagraph"/>
        <w:numPr>
          <w:ilvl w:val="0"/>
          <w:numId w:val="61"/>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Duplicate records are being traced using router or aggregator and rejected rows are being maintained in a common reject table </w:t>
      </w:r>
    </w:p>
    <w:p w14:paraId="636816AD" w14:textId="6E2A08DB" w:rsidR="00266ADE" w:rsidRPr="00266ADE" w:rsidRDefault="00266ADE" w:rsidP="004E4D80">
      <w:pPr>
        <w:pStyle w:val="ListParagraph"/>
        <w:numPr>
          <w:ilvl w:val="0"/>
          <w:numId w:val="61"/>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Date columns like create date, last update date, deleted date, EffectiveStartDate, EffectiveEndDate is being converted from Pacific date to UTC MS1 format </w:t>
      </w:r>
    </w:p>
    <w:p w14:paraId="48E37B45" w14:textId="43F73F75" w:rsidR="00266ADE" w:rsidRPr="00266ADE" w:rsidRDefault="00266ADE" w:rsidP="004E4D80">
      <w:pPr>
        <w:pStyle w:val="ListParagraph"/>
        <w:numPr>
          <w:ilvl w:val="0"/>
          <w:numId w:val="61"/>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Filter transformation is used but has no filter value in most of the pipelines</w:t>
      </w:r>
    </w:p>
    <w:p w14:paraId="4FA7A83C" w14:textId="77777777" w:rsidR="00266ADE" w:rsidRDefault="00266ADE" w:rsidP="00266ADE">
      <w:pPr>
        <w:pBdr>
          <w:bottom w:val="dotted" w:sz="6" w:space="1" w:color="auto"/>
        </w:pBdr>
        <w:spacing w:line="257" w:lineRule="auto"/>
        <w:rPr>
          <w:b/>
          <w:bCs/>
          <w:color w:val="000000" w:themeColor="text1"/>
          <w:sz w:val="28"/>
          <w:szCs w:val="28"/>
        </w:rPr>
      </w:pPr>
    </w:p>
    <w:tbl>
      <w:tblPr>
        <w:tblStyle w:val="TableGrid"/>
        <w:tblW w:w="0" w:type="auto"/>
        <w:tblLook w:val="04A0" w:firstRow="1" w:lastRow="0" w:firstColumn="1" w:lastColumn="0" w:noHBand="0" w:noVBand="1"/>
      </w:tblPr>
      <w:tblGrid>
        <w:gridCol w:w="9465"/>
      </w:tblGrid>
      <w:tr w:rsidR="00266ADE" w14:paraId="49BEE01F" w14:textId="77777777" w:rsidTr="00266ADE">
        <w:tc>
          <w:tcPr>
            <w:tcW w:w="9465" w:type="dxa"/>
            <w:shd w:val="clear" w:color="auto" w:fill="002060"/>
          </w:tcPr>
          <w:p w14:paraId="7B3AE681" w14:textId="77777777" w:rsidR="00266ADE" w:rsidRDefault="00266ADE" w:rsidP="00266ADE">
            <w:pPr>
              <w:spacing w:line="276" w:lineRule="auto"/>
              <w:rPr>
                <w:rFonts w:ascii="Segoe UI Emoji" w:hAnsi="Segoe UI Emoji" w:cs="Segoe UI Emoji"/>
                <w:b/>
                <w:bCs/>
                <w:color w:val="FFFFFF" w:themeColor="background1"/>
                <w:sz w:val="22"/>
                <w:szCs w:val="22"/>
              </w:rPr>
            </w:pPr>
          </w:p>
          <w:p w14:paraId="6919F861" w14:textId="276C7164" w:rsidR="00266ADE" w:rsidRDefault="00266ADE" w:rsidP="00266ADE">
            <w:pPr>
              <w:spacing w:line="276" w:lineRule="auto"/>
              <w:rPr>
                <w:rFonts w:asciiTheme="minorHAnsi" w:hAnsiTheme="minorHAnsi" w:cstheme="minorHAnsi"/>
                <w:b/>
                <w:bCs/>
                <w:sz w:val="22"/>
                <w:szCs w:val="22"/>
              </w:rPr>
            </w:pPr>
            <w:r w:rsidRPr="00266ADE">
              <w:rPr>
                <w:rFonts w:ascii="Segoe UI Emoji" w:hAnsi="Segoe UI Emoji" w:cs="Segoe UI Emoji"/>
                <w:b/>
                <w:bCs/>
                <w:color w:val="FFFFFF" w:themeColor="background1"/>
                <w:sz w:val="22"/>
                <w:szCs w:val="22"/>
              </w:rPr>
              <w:t>💡</w:t>
            </w:r>
            <w:r w:rsidR="0024542A">
              <w:rPr>
                <w:rFonts w:ascii="Segoe UI Emoji" w:hAnsi="Segoe UI Emoji" w:cs="Segoe UI Emoji"/>
                <w:b/>
                <w:bCs/>
                <w:color w:val="FFFFFF" w:themeColor="background1"/>
                <w:sz w:val="22"/>
                <w:szCs w:val="22"/>
              </w:rPr>
              <w:t xml:space="preserve"> </w:t>
            </w:r>
            <w:r w:rsidRPr="00266ADE">
              <w:rPr>
                <w:rFonts w:asciiTheme="minorHAnsi" w:hAnsiTheme="minorHAnsi" w:cstheme="minorHAnsi"/>
                <w:b/>
                <w:bCs/>
                <w:sz w:val="22"/>
                <w:szCs w:val="22"/>
              </w:rPr>
              <w:t>Recommendation –</w:t>
            </w:r>
          </w:p>
          <w:p w14:paraId="2FBEBAB0" w14:textId="77777777" w:rsidR="00266ADE" w:rsidRPr="00266ADE" w:rsidRDefault="00266ADE" w:rsidP="00266ADE">
            <w:pPr>
              <w:spacing w:line="276" w:lineRule="auto"/>
              <w:rPr>
                <w:rFonts w:asciiTheme="minorHAnsi" w:hAnsiTheme="minorHAnsi" w:cstheme="minorHAnsi"/>
                <w:b/>
                <w:bCs/>
                <w:sz w:val="22"/>
                <w:szCs w:val="22"/>
              </w:rPr>
            </w:pPr>
          </w:p>
          <w:p w14:paraId="2F0EF01E" w14:textId="254E62B0" w:rsidR="00266ADE" w:rsidRPr="00266ADE" w:rsidRDefault="00266ADE" w:rsidP="004E4D80">
            <w:pPr>
              <w:pStyle w:val="ListParagraph"/>
              <w:numPr>
                <w:ilvl w:val="0"/>
                <w:numId w:val="60"/>
              </w:numPr>
              <w:spacing w:line="257" w:lineRule="auto"/>
              <w:rPr>
                <w:rFonts w:eastAsia="Times New Roman" w:cstheme="minorHAnsi"/>
                <w:color w:val="FFFFFF" w:themeColor="background1"/>
              </w:rPr>
            </w:pPr>
            <w:r w:rsidRPr="00266ADE">
              <w:rPr>
                <w:rFonts w:eastAsia="Times New Roman" w:cstheme="minorHAnsi"/>
                <w:color w:val="FFFFFF" w:themeColor="background1"/>
              </w:rPr>
              <w:t xml:space="preserve">Remove Filter transformation where no filter condition is required. </w:t>
            </w:r>
          </w:p>
          <w:p w14:paraId="18ACBE08" w14:textId="77777777" w:rsidR="00266ADE" w:rsidRPr="00266ADE" w:rsidRDefault="00266ADE" w:rsidP="004E4D80">
            <w:pPr>
              <w:pStyle w:val="ListParagraph"/>
              <w:numPr>
                <w:ilvl w:val="0"/>
                <w:numId w:val="60"/>
              </w:numPr>
              <w:spacing w:line="257" w:lineRule="auto"/>
              <w:rPr>
                <w:rFonts w:ascii="Times New Roman" w:eastAsia="Times New Roman" w:hAnsi="Times New Roman"/>
                <w:b/>
                <w:bCs/>
                <w:color w:val="FFFFFF" w:themeColor="background1"/>
                <w:sz w:val="28"/>
                <w:szCs w:val="28"/>
              </w:rPr>
            </w:pPr>
            <w:r w:rsidRPr="00266ADE">
              <w:rPr>
                <w:rFonts w:eastAsia="Times New Roman" w:cstheme="minorHAnsi"/>
                <w:color w:val="FFFFFF" w:themeColor="background1"/>
              </w:rPr>
              <w:t>Instead of calling Time conversion using user defined function, use bult in function in-line with SQL queries.</w:t>
            </w:r>
          </w:p>
          <w:p w14:paraId="3083C239" w14:textId="10D0F5F6" w:rsidR="00266ADE" w:rsidRPr="00266ADE" w:rsidRDefault="00266ADE" w:rsidP="00266ADE">
            <w:pPr>
              <w:pStyle w:val="ListParagraph"/>
              <w:spacing w:line="257" w:lineRule="auto"/>
              <w:rPr>
                <w:rFonts w:ascii="Times New Roman" w:eastAsia="Times New Roman" w:hAnsi="Times New Roman"/>
                <w:b/>
                <w:bCs/>
                <w:color w:val="000000" w:themeColor="text1"/>
                <w:sz w:val="28"/>
                <w:szCs w:val="28"/>
              </w:rPr>
            </w:pPr>
          </w:p>
        </w:tc>
      </w:tr>
    </w:tbl>
    <w:p w14:paraId="5D71F64D" w14:textId="77777777" w:rsidR="00266ADE" w:rsidRDefault="00266ADE" w:rsidP="00266ADE">
      <w:pPr>
        <w:pBdr>
          <w:bottom w:val="dotted" w:sz="6" w:space="1" w:color="auto"/>
        </w:pBdr>
        <w:spacing w:line="257" w:lineRule="auto"/>
        <w:rPr>
          <w:b/>
          <w:bCs/>
          <w:color w:val="000000" w:themeColor="text1"/>
          <w:sz w:val="28"/>
          <w:szCs w:val="28"/>
        </w:rPr>
      </w:pPr>
    </w:p>
    <w:p w14:paraId="0F4B4D35" w14:textId="77777777" w:rsidR="00266ADE" w:rsidRDefault="00266ADE" w:rsidP="00266ADE">
      <w:pPr>
        <w:pBdr>
          <w:bottom w:val="dotted" w:sz="6" w:space="1" w:color="auto"/>
        </w:pBdr>
        <w:spacing w:line="257" w:lineRule="auto"/>
        <w:rPr>
          <w:b/>
          <w:bCs/>
          <w:color w:val="000000" w:themeColor="text1"/>
          <w:sz w:val="28"/>
          <w:szCs w:val="28"/>
        </w:rPr>
      </w:pPr>
    </w:p>
    <w:p w14:paraId="46B314A8" w14:textId="20087692" w:rsidR="001D31C5" w:rsidRPr="00221648" w:rsidRDefault="007C7A9A" w:rsidP="001D31C5">
      <w:pPr>
        <w:pBdr>
          <w:bottom w:val="dotted" w:sz="6" w:space="1" w:color="auto"/>
        </w:pBdr>
        <w:spacing w:line="257" w:lineRule="auto"/>
        <w:rPr>
          <w:b/>
          <w:bCs/>
          <w:color w:val="000000" w:themeColor="text1"/>
          <w:sz w:val="28"/>
          <w:szCs w:val="28"/>
        </w:rPr>
      </w:pPr>
      <w:bookmarkStart w:id="20" w:name="S2_5"/>
      <w:r>
        <w:rPr>
          <w:b/>
          <w:bCs/>
          <w:color w:val="000000" w:themeColor="text1"/>
          <w:sz w:val="28"/>
          <w:szCs w:val="28"/>
        </w:rPr>
        <w:t>2.</w:t>
      </w:r>
      <w:r w:rsidR="001D31C5">
        <w:rPr>
          <w:b/>
          <w:bCs/>
          <w:color w:val="000000" w:themeColor="text1"/>
          <w:sz w:val="28"/>
          <w:szCs w:val="28"/>
        </w:rPr>
        <w:t>5</w:t>
      </w:r>
      <w:r w:rsidR="001D31C5" w:rsidRPr="00221648">
        <w:rPr>
          <w:b/>
          <w:bCs/>
          <w:color w:val="000000" w:themeColor="text1"/>
          <w:sz w:val="28"/>
          <w:szCs w:val="28"/>
        </w:rPr>
        <w:t xml:space="preserve">. </w:t>
      </w:r>
      <w:r w:rsidR="001D31C5" w:rsidRPr="001D31C5">
        <w:rPr>
          <w:b/>
          <w:bCs/>
          <w:color w:val="000000" w:themeColor="text1"/>
          <w:sz w:val="28"/>
          <w:szCs w:val="28"/>
        </w:rPr>
        <w:t>Job Performance &amp; Utilization</w:t>
      </w:r>
    </w:p>
    <w:bookmarkEnd w:id="20"/>
    <w:p w14:paraId="3F753360" w14:textId="77777777" w:rsidR="001D31C5" w:rsidRDefault="001D31C5" w:rsidP="005C3986">
      <w:pPr>
        <w:rPr>
          <w:rFonts w:cstheme="minorHAnsi"/>
          <w:sz w:val="22"/>
          <w:szCs w:val="22"/>
        </w:rPr>
      </w:pPr>
    </w:p>
    <w:p w14:paraId="682006BF" w14:textId="0AAFA981" w:rsidR="000E5D23" w:rsidRDefault="007C7A9A" w:rsidP="000E5D23">
      <w:pPr>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5.1 </w:t>
      </w:r>
      <w:r w:rsidR="0056365D" w:rsidRPr="0056365D">
        <w:rPr>
          <w:b/>
          <w:bCs/>
          <w:color w:val="000000" w:themeColor="text1"/>
          <w:sz w:val="28"/>
          <w:szCs w:val="28"/>
        </w:rPr>
        <w:t>Inbound Jobs Performance Analysis</w:t>
      </w:r>
    </w:p>
    <w:p w14:paraId="6FB13E07" w14:textId="77777777" w:rsidR="000E5D23" w:rsidRDefault="000E5D23" w:rsidP="000E5D23">
      <w:pPr>
        <w:rPr>
          <w:b/>
          <w:bCs/>
          <w:color w:val="000000" w:themeColor="text1"/>
          <w:sz w:val="28"/>
          <w:szCs w:val="28"/>
        </w:rPr>
      </w:pPr>
    </w:p>
    <w:p w14:paraId="035F4D49" w14:textId="3D454FD4" w:rsidR="000E5D23" w:rsidRDefault="000E5D23" w:rsidP="000E5D23">
      <w:pPr>
        <w:rPr>
          <w:color w:val="000000" w:themeColor="text1"/>
          <w:sz w:val="22"/>
          <w:szCs w:val="22"/>
        </w:rPr>
      </w:pPr>
      <w:r w:rsidRPr="000E5D23">
        <w:rPr>
          <w:color w:val="000000" w:themeColor="text1"/>
          <w:sz w:val="22"/>
          <w:szCs w:val="22"/>
        </w:rPr>
        <w:t>This section presents a performance breakdown of inbound ETL jobs based on their execution durations across the Pre</w:t>
      </w:r>
      <w:r w:rsidR="00BF40B5">
        <w:rPr>
          <w:color w:val="000000" w:themeColor="text1"/>
          <w:sz w:val="22"/>
          <w:szCs w:val="22"/>
        </w:rPr>
        <w:t xml:space="preserve"> - </w:t>
      </w:r>
      <w:r w:rsidRPr="000E5D23">
        <w:rPr>
          <w:color w:val="000000" w:themeColor="text1"/>
          <w:sz w:val="22"/>
          <w:szCs w:val="22"/>
        </w:rPr>
        <w:t>land, Today, and Delta processing layers. Jobs have been grouped into the following time-based categories to help identify long-running or performance-sensitive workloads:</w:t>
      </w:r>
    </w:p>
    <w:p w14:paraId="731F7699" w14:textId="77777777" w:rsidR="000E5D23" w:rsidRPr="000E5D23" w:rsidRDefault="000E5D23" w:rsidP="000E5D23">
      <w:pPr>
        <w:spacing w:line="276" w:lineRule="auto"/>
        <w:rPr>
          <w:color w:val="000000" w:themeColor="text1"/>
          <w:sz w:val="22"/>
          <w:szCs w:val="22"/>
        </w:rPr>
      </w:pPr>
    </w:p>
    <w:p w14:paraId="7A24A516" w14:textId="0BE185F0" w:rsidR="000E5D23" w:rsidRPr="000E5D23" w:rsidRDefault="000E5D23" w:rsidP="004E4D80">
      <w:pPr>
        <w:pStyle w:val="ListParagraph"/>
        <w:numPr>
          <w:ilvl w:val="0"/>
          <w:numId w:val="47"/>
        </w:numPr>
        <w:spacing w:line="276" w:lineRule="auto"/>
        <w:rPr>
          <w:color w:val="000000" w:themeColor="text1"/>
        </w:rPr>
      </w:pPr>
      <w:r w:rsidRPr="000E5D23">
        <w:rPr>
          <w:b/>
          <w:bCs/>
          <w:color w:val="000000" w:themeColor="text1"/>
        </w:rPr>
        <w:t>1 Hour</w:t>
      </w:r>
      <w:r w:rsidRPr="000E5D23">
        <w:rPr>
          <w:color w:val="000000" w:themeColor="text1"/>
        </w:rPr>
        <w:t xml:space="preserve"> – Jobs exceeding 60 minutes</w:t>
      </w:r>
    </w:p>
    <w:p w14:paraId="6ADE2657" w14:textId="3F3931C8" w:rsidR="000E5D23" w:rsidRPr="000E5D23" w:rsidRDefault="000E5D23" w:rsidP="004E4D80">
      <w:pPr>
        <w:pStyle w:val="ListParagraph"/>
        <w:numPr>
          <w:ilvl w:val="0"/>
          <w:numId w:val="47"/>
        </w:numPr>
        <w:spacing w:line="276" w:lineRule="auto"/>
        <w:rPr>
          <w:color w:val="000000" w:themeColor="text1"/>
        </w:rPr>
      </w:pPr>
      <w:r w:rsidRPr="000E5D23">
        <w:rPr>
          <w:b/>
          <w:bCs/>
          <w:color w:val="000000" w:themeColor="text1"/>
        </w:rPr>
        <w:t xml:space="preserve">30 Minutes </w:t>
      </w:r>
      <w:r w:rsidRPr="000E5D23">
        <w:rPr>
          <w:color w:val="000000" w:themeColor="text1"/>
        </w:rPr>
        <w:t>– Jobs taking between 30 to 60 minutes</w:t>
      </w:r>
    </w:p>
    <w:p w14:paraId="6771C06E" w14:textId="291213F8" w:rsidR="000E5D23" w:rsidRPr="000E5D23" w:rsidRDefault="000E5D23" w:rsidP="004E4D80">
      <w:pPr>
        <w:pStyle w:val="ListParagraph"/>
        <w:numPr>
          <w:ilvl w:val="0"/>
          <w:numId w:val="47"/>
        </w:numPr>
        <w:spacing w:line="276" w:lineRule="auto"/>
        <w:rPr>
          <w:color w:val="000000" w:themeColor="text1"/>
        </w:rPr>
      </w:pPr>
      <w:r w:rsidRPr="000E5D23">
        <w:rPr>
          <w:b/>
          <w:bCs/>
          <w:color w:val="000000" w:themeColor="text1"/>
        </w:rPr>
        <w:t>15 Minutes</w:t>
      </w:r>
      <w:r w:rsidRPr="000E5D23">
        <w:rPr>
          <w:color w:val="000000" w:themeColor="text1"/>
        </w:rPr>
        <w:t xml:space="preserve"> – Jobs executing between 15 to 30 minutes</w:t>
      </w:r>
    </w:p>
    <w:p w14:paraId="14216372" w14:textId="77777777" w:rsidR="000E5D23" w:rsidRDefault="000E5D23" w:rsidP="000E5D23">
      <w:pPr>
        <w:rPr>
          <w:rFonts w:ascii="Segoe UI Emoji" w:hAnsi="Segoe UI Emoji" w:cs="Segoe UI Emoji"/>
          <w:b/>
          <w:bCs/>
        </w:rPr>
      </w:pPr>
    </w:p>
    <w:p w14:paraId="657D1243" w14:textId="68129ADD" w:rsidR="000E5D23" w:rsidRPr="000E5D23" w:rsidRDefault="000E5D23" w:rsidP="000E5D23">
      <w:pPr>
        <w:rPr>
          <w:b/>
          <w:bCs/>
        </w:rPr>
      </w:pPr>
      <w:r w:rsidRPr="000E5D23">
        <w:rPr>
          <w:rFonts w:ascii="Segoe UI Emoji" w:hAnsi="Segoe UI Emoji" w:cs="Segoe UI Emoji"/>
          <w:b/>
          <w:bCs/>
          <w:color w:val="002060"/>
        </w:rPr>
        <w:t>🔄</w:t>
      </w:r>
      <w:r w:rsidRPr="000E5D23">
        <w:rPr>
          <w:b/>
          <w:bCs/>
        </w:rPr>
        <w:t xml:space="preserve"> Pre</w:t>
      </w:r>
      <w:r>
        <w:rPr>
          <w:b/>
          <w:bCs/>
        </w:rPr>
        <w:t>-</w:t>
      </w:r>
      <w:r w:rsidRPr="000E5D23">
        <w:rPr>
          <w:b/>
          <w:bCs/>
        </w:rPr>
        <w:t>land Layer Job Summary</w:t>
      </w:r>
    </w:p>
    <w:p w14:paraId="0A3292AC" w14:textId="77777777" w:rsidR="000E5D23" w:rsidRPr="000E5D23" w:rsidRDefault="000E5D23" w:rsidP="000E5D23">
      <w:r w:rsidRPr="000E5D23">
        <w:rPr>
          <w:i/>
          <w:iCs/>
        </w:rPr>
        <w:t>These jobs ingest data from source files into staging tables with minimal transformation—primarily time zone adjustments and file-to-table mappings.</w:t>
      </w:r>
    </w:p>
    <w:p w14:paraId="79FC6A45" w14:textId="77777777" w:rsidR="00DC3646" w:rsidRDefault="00DC3646" w:rsidP="00DC3646"/>
    <w:tbl>
      <w:tblPr>
        <w:tblStyle w:val="PlainTable2"/>
        <w:tblW w:w="9776" w:type="dxa"/>
        <w:tblLook w:val="04A0" w:firstRow="1" w:lastRow="0" w:firstColumn="1" w:lastColumn="0" w:noHBand="0" w:noVBand="1"/>
      </w:tblPr>
      <w:tblGrid>
        <w:gridCol w:w="5609"/>
        <w:gridCol w:w="1027"/>
        <w:gridCol w:w="663"/>
        <w:gridCol w:w="1208"/>
        <w:gridCol w:w="1269"/>
      </w:tblGrid>
      <w:tr w:rsidR="007E5713" w:rsidRPr="002137B6" w14:paraId="7272BABA" w14:textId="77777777" w:rsidTr="007E5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shd w:val="clear" w:color="auto" w:fill="002060"/>
            <w:hideMark/>
          </w:tcPr>
          <w:p w14:paraId="1FA3AA18" w14:textId="14B9F6F9" w:rsidR="00DC3646" w:rsidRPr="002137B6" w:rsidRDefault="00DC3646" w:rsidP="00DC3646">
            <w:pPr>
              <w:jc w:val="center"/>
              <w:rPr>
                <w:rFonts w:cstheme="minorHAnsi"/>
                <w:sz w:val="22"/>
                <w:szCs w:val="22"/>
              </w:rPr>
            </w:pPr>
            <w:bookmarkStart w:id="21" w:name="_Hlk198468594"/>
            <w:r w:rsidRPr="002137B6">
              <w:rPr>
                <w:rFonts w:cstheme="minorHAnsi"/>
                <w:sz w:val="22"/>
                <w:szCs w:val="22"/>
              </w:rPr>
              <w:t>Job</w:t>
            </w:r>
            <w:r w:rsidR="007E5713" w:rsidRPr="002137B6">
              <w:rPr>
                <w:rFonts w:cstheme="minorHAnsi"/>
                <w:sz w:val="22"/>
                <w:szCs w:val="22"/>
              </w:rPr>
              <w:t xml:space="preserve"> </w:t>
            </w:r>
            <w:r w:rsidRPr="002137B6">
              <w:rPr>
                <w:rFonts w:cstheme="minorHAnsi"/>
                <w:sz w:val="22"/>
                <w:szCs w:val="22"/>
              </w:rPr>
              <w:t>Name</w:t>
            </w:r>
          </w:p>
        </w:tc>
        <w:tc>
          <w:tcPr>
            <w:tcW w:w="1027" w:type="dxa"/>
            <w:shd w:val="clear" w:color="auto" w:fill="002060"/>
            <w:hideMark/>
          </w:tcPr>
          <w:p w14:paraId="64C114F0" w14:textId="77777777" w:rsidR="00DC3646"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Duration</w:t>
            </w:r>
          </w:p>
        </w:tc>
        <w:tc>
          <w:tcPr>
            <w:tcW w:w="817" w:type="dxa"/>
            <w:shd w:val="clear" w:color="auto" w:fill="002060"/>
            <w:hideMark/>
          </w:tcPr>
          <w:p w14:paraId="5E4D1A32" w14:textId="77777777" w:rsidR="00DC3646"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&gt; 1 hr</w:t>
            </w:r>
          </w:p>
        </w:tc>
        <w:tc>
          <w:tcPr>
            <w:tcW w:w="1603" w:type="dxa"/>
            <w:shd w:val="clear" w:color="auto" w:fill="002060"/>
            <w:hideMark/>
          </w:tcPr>
          <w:p w14:paraId="559DA004" w14:textId="77777777" w:rsidR="007E5713"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 xml:space="preserve">&gt; 30 min </w:t>
            </w:r>
          </w:p>
          <w:p w14:paraId="4EF2D64A" w14:textId="70FD3FC7" w:rsidR="00DC3646" w:rsidRPr="002137B6" w:rsidRDefault="007E5713" w:rsidP="007E5713">
            <w:pP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 xml:space="preserve">      </w:t>
            </w:r>
            <w:r w:rsidR="00DC3646" w:rsidRPr="002137B6">
              <w:rPr>
                <w:rFonts w:cstheme="minorHAnsi"/>
                <w:sz w:val="22"/>
                <w:szCs w:val="22"/>
              </w:rPr>
              <w:t>&lt;</w:t>
            </w:r>
            <w:r w:rsidRPr="002137B6">
              <w:rPr>
                <w:rFonts w:cstheme="minorHAnsi"/>
                <w:sz w:val="22"/>
                <w:szCs w:val="22"/>
              </w:rPr>
              <w:t xml:space="preserve"> </w:t>
            </w:r>
            <w:r w:rsidR="00DC3646" w:rsidRPr="002137B6">
              <w:rPr>
                <w:rFonts w:cstheme="minorHAnsi"/>
                <w:sz w:val="22"/>
                <w:szCs w:val="22"/>
              </w:rPr>
              <w:t>= 1 hr</w:t>
            </w:r>
          </w:p>
        </w:tc>
        <w:tc>
          <w:tcPr>
            <w:tcW w:w="1701" w:type="dxa"/>
            <w:shd w:val="clear" w:color="auto" w:fill="002060"/>
            <w:hideMark/>
          </w:tcPr>
          <w:p w14:paraId="673FC6C9" w14:textId="77777777" w:rsidR="007E5713"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 xml:space="preserve">&gt; 15 min </w:t>
            </w:r>
          </w:p>
          <w:p w14:paraId="5513C4D3" w14:textId="1B109C10" w:rsidR="00DC3646"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&lt; 30 min</w:t>
            </w:r>
          </w:p>
        </w:tc>
      </w:tr>
      <w:tr w:rsidR="00DC3646" w:rsidRPr="002137B6" w14:paraId="43358D35"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5B7B9907"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lastRenderedPageBreak/>
              <w:t>cdm_pre_land_tnsc_s02_plan</w:t>
            </w:r>
          </w:p>
        </w:tc>
        <w:tc>
          <w:tcPr>
            <w:tcW w:w="1027" w:type="dxa"/>
            <w:hideMark/>
          </w:tcPr>
          <w:p w14:paraId="2FAA9097"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4470</w:t>
            </w:r>
          </w:p>
        </w:tc>
        <w:tc>
          <w:tcPr>
            <w:tcW w:w="817" w:type="dxa"/>
            <w:hideMark/>
          </w:tcPr>
          <w:p w14:paraId="3D79ABAD"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c>
          <w:tcPr>
            <w:tcW w:w="1603" w:type="dxa"/>
            <w:hideMark/>
          </w:tcPr>
          <w:p w14:paraId="7FBBD5E0"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6408DDE5"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3357D777"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07D98A6C"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cdm_preland_dst_acb_weekly</w:t>
            </w:r>
          </w:p>
        </w:tc>
        <w:tc>
          <w:tcPr>
            <w:tcW w:w="1027" w:type="dxa"/>
            <w:hideMark/>
          </w:tcPr>
          <w:p w14:paraId="3FA003F6"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1979</w:t>
            </w:r>
          </w:p>
        </w:tc>
        <w:tc>
          <w:tcPr>
            <w:tcW w:w="817" w:type="dxa"/>
            <w:hideMark/>
          </w:tcPr>
          <w:p w14:paraId="78C4CD14"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30FC7ADE"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61026133"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53EDBC26"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15522CAE"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cdm_preland_dst_customer_legal_owner_account_position</w:t>
            </w:r>
          </w:p>
        </w:tc>
        <w:tc>
          <w:tcPr>
            <w:tcW w:w="1027" w:type="dxa"/>
            <w:hideMark/>
          </w:tcPr>
          <w:p w14:paraId="0C88D07A"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3234</w:t>
            </w:r>
          </w:p>
        </w:tc>
        <w:tc>
          <w:tcPr>
            <w:tcW w:w="817" w:type="dxa"/>
            <w:hideMark/>
          </w:tcPr>
          <w:p w14:paraId="77B293CF"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18DD74F2"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c>
          <w:tcPr>
            <w:tcW w:w="1701" w:type="dxa"/>
            <w:hideMark/>
          </w:tcPr>
          <w:p w14:paraId="02DC2E6D"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12269B3E"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63038F0F"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cdm_preland_dst_customer_legal_owner_b00_weekly</w:t>
            </w:r>
          </w:p>
        </w:tc>
        <w:tc>
          <w:tcPr>
            <w:tcW w:w="1027" w:type="dxa"/>
            <w:hideMark/>
          </w:tcPr>
          <w:p w14:paraId="1A940F5D"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1045</w:t>
            </w:r>
          </w:p>
        </w:tc>
        <w:tc>
          <w:tcPr>
            <w:tcW w:w="817" w:type="dxa"/>
            <w:hideMark/>
          </w:tcPr>
          <w:p w14:paraId="3D1E1F41"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47A1CA7E"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24E2215C"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07376CCC"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1F0921CF"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cdm_preland_dst_customer_legal_owner_position</w:t>
            </w:r>
          </w:p>
        </w:tc>
        <w:tc>
          <w:tcPr>
            <w:tcW w:w="1027" w:type="dxa"/>
            <w:hideMark/>
          </w:tcPr>
          <w:p w14:paraId="3C62B779"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2145</w:t>
            </w:r>
          </w:p>
        </w:tc>
        <w:tc>
          <w:tcPr>
            <w:tcW w:w="817" w:type="dxa"/>
            <w:hideMark/>
          </w:tcPr>
          <w:p w14:paraId="32257C6B"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6322D814"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4AC874D8"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5D909356"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0DE659DA"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cdm_preland_dst_customer_legal_owner_y09_daily</w:t>
            </w:r>
          </w:p>
        </w:tc>
        <w:tc>
          <w:tcPr>
            <w:tcW w:w="1027" w:type="dxa"/>
            <w:hideMark/>
          </w:tcPr>
          <w:p w14:paraId="5911ADD3"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2578</w:t>
            </w:r>
          </w:p>
        </w:tc>
        <w:tc>
          <w:tcPr>
            <w:tcW w:w="817" w:type="dxa"/>
            <w:hideMark/>
          </w:tcPr>
          <w:p w14:paraId="1646693F"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26405773"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c>
          <w:tcPr>
            <w:tcW w:w="1701" w:type="dxa"/>
            <w:hideMark/>
          </w:tcPr>
          <w:p w14:paraId="0D67AE26"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3E3A8877"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2892C7FF"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cdm_preland_dst_acb_weekly</w:t>
            </w:r>
          </w:p>
        </w:tc>
        <w:tc>
          <w:tcPr>
            <w:tcW w:w="1027" w:type="dxa"/>
            <w:hideMark/>
          </w:tcPr>
          <w:p w14:paraId="220F4E84"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1031</w:t>
            </w:r>
          </w:p>
        </w:tc>
        <w:tc>
          <w:tcPr>
            <w:tcW w:w="817" w:type="dxa"/>
            <w:hideMark/>
          </w:tcPr>
          <w:p w14:paraId="4043DF5E"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06DCE295"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62ED21E7"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6B6DF9BF"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0B023C71"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cdm_pm_acp_and_bridgecope_ocp_inactivation</w:t>
            </w:r>
          </w:p>
        </w:tc>
        <w:tc>
          <w:tcPr>
            <w:tcW w:w="1027" w:type="dxa"/>
            <w:hideMark/>
          </w:tcPr>
          <w:p w14:paraId="6FD578B7"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27357</w:t>
            </w:r>
          </w:p>
        </w:tc>
        <w:tc>
          <w:tcPr>
            <w:tcW w:w="817" w:type="dxa"/>
            <w:hideMark/>
          </w:tcPr>
          <w:p w14:paraId="6B84F120"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c>
          <w:tcPr>
            <w:tcW w:w="1603" w:type="dxa"/>
            <w:hideMark/>
          </w:tcPr>
          <w:p w14:paraId="66234126"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718737A0"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4BC3FE8C"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75355730"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cdm_tis_gap_advisor_preference_delta</w:t>
            </w:r>
          </w:p>
        </w:tc>
        <w:tc>
          <w:tcPr>
            <w:tcW w:w="1027" w:type="dxa"/>
            <w:hideMark/>
          </w:tcPr>
          <w:p w14:paraId="1A5ED5EF"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1400</w:t>
            </w:r>
          </w:p>
        </w:tc>
        <w:tc>
          <w:tcPr>
            <w:tcW w:w="817" w:type="dxa"/>
            <w:hideMark/>
          </w:tcPr>
          <w:p w14:paraId="4341F14A"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53D277F4"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4C509DD6"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30220F67"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2D019A52"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cdm_trading_dq_prev_check_dq</w:t>
            </w:r>
          </w:p>
        </w:tc>
        <w:tc>
          <w:tcPr>
            <w:tcW w:w="1027" w:type="dxa"/>
            <w:hideMark/>
          </w:tcPr>
          <w:p w14:paraId="318A157B"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4420</w:t>
            </w:r>
          </w:p>
        </w:tc>
        <w:tc>
          <w:tcPr>
            <w:tcW w:w="817" w:type="dxa"/>
            <w:hideMark/>
          </w:tcPr>
          <w:p w14:paraId="1966D36C"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2</w:t>
            </w:r>
          </w:p>
        </w:tc>
        <w:tc>
          <w:tcPr>
            <w:tcW w:w="1603" w:type="dxa"/>
            <w:hideMark/>
          </w:tcPr>
          <w:p w14:paraId="18C99181"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5</w:t>
            </w:r>
          </w:p>
        </w:tc>
        <w:tc>
          <w:tcPr>
            <w:tcW w:w="1701" w:type="dxa"/>
            <w:hideMark/>
          </w:tcPr>
          <w:p w14:paraId="07DFCF58"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3</w:t>
            </w:r>
          </w:p>
        </w:tc>
      </w:tr>
      <w:bookmarkEnd w:id="21"/>
    </w:tbl>
    <w:p w14:paraId="1E54FB9D" w14:textId="77777777" w:rsidR="00DC3646" w:rsidRDefault="00DC3646" w:rsidP="00DC3646"/>
    <w:p w14:paraId="16BC37F3" w14:textId="3F0720B7" w:rsidR="002137B6" w:rsidRPr="002137B6" w:rsidRDefault="002137B6" w:rsidP="002137B6">
      <w:pPr>
        <w:rPr>
          <w:b/>
          <w:bCs/>
        </w:rPr>
      </w:pPr>
      <w:r w:rsidRPr="002137B6">
        <w:rPr>
          <w:rFonts w:ascii="Segoe UI Emoji" w:hAnsi="Segoe UI Emoji" w:cs="Segoe UI Emoji"/>
          <w:b/>
          <w:bCs/>
          <w:color w:val="002060"/>
        </w:rPr>
        <w:t>📅</w:t>
      </w:r>
      <w:r w:rsidRPr="002137B6">
        <w:rPr>
          <w:b/>
          <w:bCs/>
        </w:rPr>
        <w:t xml:space="preserve"> Today Layer Job Summary</w:t>
      </w:r>
    </w:p>
    <w:p w14:paraId="4DBB1ED2" w14:textId="77777777" w:rsidR="002137B6" w:rsidRPr="002137B6" w:rsidRDefault="002137B6" w:rsidP="002137B6">
      <w:r w:rsidRPr="002137B6">
        <w:rPr>
          <w:i/>
          <w:iCs/>
        </w:rPr>
        <w:t>Today layer jobs handle complex business rules and data transformation across multiple tables, contributing to higher execution times, with some jobs exceeding the 1-hour mark.</w:t>
      </w:r>
    </w:p>
    <w:p w14:paraId="2F758D4E" w14:textId="77777777" w:rsidR="007E5713" w:rsidRDefault="007E5713" w:rsidP="00DC3646"/>
    <w:tbl>
      <w:tblPr>
        <w:tblStyle w:val="PlainTable2"/>
        <w:tblW w:w="9776" w:type="dxa"/>
        <w:tblLayout w:type="fixed"/>
        <w:tblLook w:val="04A0" w:firstRow="1" w:lastRow="0" w:firstColumn="1" w:lastColumn="0" w:noHBand="0" w:noVBand="1"/>
      </w:tblPr>
      <w:tblGrid>
        <w:gridCol w:w="5463"/>
        <w:gridCol w:w="916"/>
        <w:gridCol w:w="142"/>
        <w:gridCol w:w="559"/>
        <w:gridCol w:w="1000"/>
        <w:gridCol w:w="1696"/>
      </w:tblGrid>
      <w:tr w:rsidR="00CF150A" w:rsidRPr="002137B6" w14:paraId="461D78A8" w14:textId="77777777" w:rsidTr="00213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shd w:val="clear" w:color="auto" w:fill="002060"/>
            <w:hideMark/>
          </w:tcPr>
          <w:p w14:paraId="0E901679" w14:textId="16D50D09" w:rsidR="005B19F8" w:rsidRPr="002137B6" w:rsidRDefault="005B19F8" w:rsidP="00CF150A">
            <w:pPr>
              <w:jc w:val="center"/>
              <w:rPr>
                <w:rFonts w:cstheme="minorHAnsi"/>
                <w:sz w:val="22"/>
                <w:szCs w:val="22"/>
              </w:rPr>
            </w:pPr>
            <w:r w:rsidRPr="002137B6">
              <w:rPr>
                <w:rFonts w:cstheme="minorHAnsi"/>
                <w:sz w:val="22"/>
                <w:szCs w:val="22"/>
              </w:rPr>
              <w:t>Job</w:t>
            </w:r>
            <w:r w:rsidR="00CF150A" w:rsidRPr="002137B6">
              <w:rPr>
                <w:rFonts w:cstheme="minorHAnsi"/>
                <w:b w:val="0"/>
                <w:bCs w:val="0"/>
                <w:sz w:val="22"/>
                <w:szCs w:val="22"/>
              </w:rPr>
              <w:t xml:space="preserve"> </w:t>
            </w:r>
            <w:r w:rsidRPr="002137B6">
              <w:rPr>
                <w:rFonts w:cstheme="minorHAnsi"/>
                <w:sz w:val="22"/>
                <w:szCs w:val="22"/>
              </w:rPr>
              <w:t>Name</w:t>
            </w:r>
          </w:p>
        </w:tc>
        <w:tc>
          <w:tcPr>
            <w:tcW w:w="1058" w:type="dxa"/>
            <w:gridSpan w:val="2"/>
            <w:shd w:val="clear" w:color="auto" w:fill="002060"/>
            <w:hideMark/>
          </w:tcPr>
          <w:p w14:paraId="48BACF3D" w14:textId="77777777"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Duration</w:t>
            </w:r>
          </w:p>
        </w:tc>
        <w:tc>
          <w:tcPr>
            <w:tcW w:w="559" w:type="dxa"/>
            <w:shd w:val="clear" w:color="auto" w:fill="002060"/>
            <w:hideMark/>
          </w:tcPr>
          <w:p w14:paraId="41AD223D" w14:textId="77777777"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&gt; 1 hr</w:t>
            </w:r>
          </w:p>
        </w:tc>
        <w:tc>
          <w:tcPr>
            <w:tcW w:w="1000" w:type="dxa"/>
            <w:shd w:val="clear" w:color="auto" w:fill="002060"/>
            <w:hideMark/>
          </w:tcPr>
          <w:p w14:paraId="7DF9E0C1" w14:textId="77777777" w:rsidR="00914EFC"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&gt; 30 min</w:t>
            </w:r>
          </w:p>
          <w:p w14:paraId="2A075827" w14:textId="46993101"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 xml:space="preserve"> &lt;= 1 hr</w:t>
            </w:r>
          </w:p>
        </w:tc>
        <w:tc>
          <w:tcPr>
            <w:tcW w:w="1696" w:type="dxa"/>
            <w:shd w:val="clear" w:color="auto" w:fill="002060"/>
            <w:hideMark/>
          </w:tcPr>
          <w:p w14:paraId="6116E698" w14:textId="77777777" w:rsidR="00914EFC"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&gt; 15 min</w:t>
            </w:r>
          </w:p>
          <w:p w14:paraId="76CD8969" w14:textId="085FDFBC"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 xml:space="preserve"> &lt; 30 min</w:t>
            </w:r>
          </w:p>
        </w:tc>
      </w:tr>
      <w:tr w:rsidR="00CF150A" w:rsidRPr="002137B6" w14:paraId="1997EE7C"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71FFB54E"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cdm_today_dst.customer_legal_owner_party_cntct_mech</w:t>
            </w:r>
          </w:p>
        </w:tc>
        <w:tc>
          <w:tcPr>
            <w:tcW w:w="916" w:type="dxa"/>
            <w:hideMark/>
          </w:tcPr>
          <w:p w14:paraId="79DB5CDB"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1164</w:t>
            </w:r>
          </w:p>
        </w:tc>
        <w:tc>
          <w:tcPr>
            <w:tcW w:w="701" w:type="dxa"/>
            <w:gridSpan w:val="2"/>
            <w:hideMark/>
          </w:tcPr>
          <w:p w14:paraId="6F86309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0A024A5A"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14EB152C"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64528A49" w14:textId="77777777" w:rsidTr="002137B6">
        <w:tc>
          <w:tcPr>
            <w:cnfStyle w:val="001000000000" w:firstRow="0" w:lastRow="0" w:firstColumn="1" w:lastColumn="0" w:oddVBand="0" w:evenVBand="0" w:oddHBand="0" w:evenHBand="0" w:firstRowFirstColumn="0" w:firstRowLastColumn="0" w:lastRowFirstColumn="0" w:lastRowLastColumn="0"/>
            <w:tcW w:w="5463" w:type="dxa"/>
            <w:hideMark/>
          </w:tcPr>
          <w:p w14:paraId="73277E91"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cdm_today.ssc_al.participant_party_address</w:t>
            </w:r>
          </w:p>
        </w:tc>
        <w:tc>
          <w:tcPr>
            <w:tcW w:w="916" w:type="dxa"/>
            <w:hideMark/>
          </w:tcPr>
          <w:p w14:paraId="4D2F7F61"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1020</w:t>
            </w:r>
          </w:p>
        </w:tc>
        <w:tc>
          <w:tcPr>
            <w:tcW w:w="701" w:type="dxa"/>
            <w:gridSpan w:val="2"/>
            <w:hideMark/>
          </w:tcPr>
          <w:p w14:paraId="32368C13"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71A87497"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668DADD4"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CF150A" w:rsidRPr="002137B6" w14:paraId="17872C59"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282017EE"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cdm_today_dst.customer_legal_owner_address</w:t>
            </w:r>
          </w:p>
        </w:tc>
        <w:tc>
          <w:tcPr>
            <w:tcW w:w="916" w:type="dxa"/>
            <w:hideMark/>
          </w:tcPr>
          <w:p w14:paraId="7242BCC1"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1008</w:t>
            </w:r>
          </w:p>
        </w:tc>
        <w:tc>
          <w:tcPr>
            <w:tcW w:w="701" w:type="dxa"/>
            <w:gridSpan w:val="2"/>
            <w:hideMark/>
          </w:tcPr>
          <w:p w14:paraId="05503A45"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71D809CF"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07FD3281"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14708797" w14:textId="77777777" w:rsidTr="002137B6">
        <w:tc>
          <w:tcPr>
            <w:cnfStyle w:val="001000000000" w:firstRow="0" w:lastRow="0" w:firstColumn="1" w:lastColumn="0" w:oddVBand="0" w:evenVBand="0" w:oddHBand="0" w:evenHBand="0" w:firstRowFirstColumn="0" w:firstRowLastColumn="0" w:lastRowFirstColumn="0" w:lastRowLastColumn="0"/>
            <w:tcW w:w="5463" w:type="dxa"/>
            <w:hideMark/>
          </w:tcPr>
          <w:p w14:paraId="6B0D36ED"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cdm_today_dst.customer_legal_owner_party_role</w:t>
            </w:r>
          </w:p>
        </w:tc>
        <w:tc>
          <w:tcPr>
            <w:tcW w:w="916" w:type="dxa"/>
            <w:hideMark/>
          </w:tcPr>
          <w:p w14:paraId="75011F13"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1320</w:t>
            </w:r>
          </w:p>
        </w:tc>
        <w:tc>
          <w:tcPr>
            <w:tcW w:w="701" w:type="dxa"/>
            <w:gridSpan w:val="2"/>
            <w:hideMark/>
          </w:tcPr>
          <w:p w14:paraId="47121B35"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1CAA8B1C"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55A77641"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CF150A" w:rsidRPr="002137B6" w14:paraId="6C807D33"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0CF3827F"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cdm_today.ssc_grp.party_contact_mechanism</w:t>
            </w:r>
          </w:p>
        </w:tc>
        <w:tc>
          <w:tcPr>
            <w:tcW w:w="916" w:type="dxa"/>
            <w:hideMark/>
          </w:tcPr>
          <w:p w14:paraId="74E1F7EF"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1418</w:t>
            </w:r>
          </w:p>
        </w:tc>
        <w:tc>
          <w:tcPr>
            <w:tcW w:w="701" w:type="dxa"/>
            <w:gridSpan w:val="2"/>
            <w:hideMark/>
          </w:tcPr>
          <w:p w14:paraId="1BF175B3"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193D20D5"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592145D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40F17F0E" w14:textId="77777777" w:rsidTr="002137B6">
        <w:tc>
          <w:tcPr>
            <w:cnfStyle w:val="001000000000" w:firstRow="0" w:lastRow="0" w:firstColumn="1" w:lastColumn="0" w:oddVBand="0" w:evenVBand="0" w:oddHBand="0" w:evenHBand="0" w:firstRowFirstColumn="0" w:firstRowLastColumn="0" w:lastRowFirstColumn="0" w:lastRowLastColumn="0"/>
            <w:tcW w:w="5463" w:type="dxa"/>
            <w:hideMark/>
          </w:tcPr>
          <w:p w14:paraId="5228B0E2"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cdm_today.ssc_grp.party_rel</w:t>
            </w:r>
          </w:p>
        </w:tc>
        <w:tc>
          <w:tcPr>
            <w:tcW w:w="916" w:type="dxa"/>
            <w:hideMark/>
          </w:tcPr>
          <w:p w14:paraId="7E16B98C"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9031</w:t>
            </w:r>
          </w:p>
        </w:tc>
        <w:tc>
          <w:tcPr>
            <w:tcW w:w="701" w:type="dxa"/>
            <w:gridSpan w:val="2"/>
            <w:hideMark/>
          </w:tcPr>
          <w:p w14:paraId="48D91BD5"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c>
          <w:tcPr>
            <w:tcW w:w="1000" w:type="dxa"/>
            <w:hideMark/>
          </w:tcPr>
          <w:p w14:paraId="4C0D8A7A"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3E864AD4"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r>
      <w:tr w:rsidR="00CF150A" w:rsidRPr="002137B6" w14:paraId="19D1881C"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335F7A73"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cdm_today.ssc_office_party_rel</w:t>
            </w:r>
          </w:p>
        </w:tc>
        <w:tc>
          <w:tcPr>
            <w:tcW w:w="916" w:type="dxa"/>
            <w:hideMark/>
          </w:tcPr>
          <w:p w14:paraId="70E9530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1239</w:t>
            </w:r>
          </w:p>
        </w:tc>
        <w:tc>
          <w:tcPr>
            <w:tcW w:w="701" w:type="dxa"/>
            <w:gridSpan w:val="2"/>
            <w:hideMark/>
          </w:tcPr>
          <w:p w14:paraId="42226DA3"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3DD4CE1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27F269CC"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6F225969" w14:textId="77777777" w:rsidTr="002137B6">
        <w:trPr>
          <w:trHeight w:val="50"/>
        </w:trPr>
        <w:tc>
          <w:tcPr>
            <w:cnfStyle w:val="001000000000" w:firstRow="0" w:lastRow="0" w:firstColumn="1" w:lastColumn="0" w:oddVBand="0" w:evenVBand="0" w:oddHBand="0" w:evenHBand="0" w:firstRowFirstColumn="0" w:firstRowLastColumn="0" w:lastRowFirstColumn="0" w:lastRowLastColumn="0"/>
            <w:tcW w:w="5463" w:type="dxa"/>
            <w:hideMark/>
          </w:tcPr>
          <w:p w14:paraId="633AF391"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cdm_today.ssc_al.participant_address</w:t>
            </w:r>
          </w:p>
        </w:tc>
        <w:tc>
          <w:tcPr>
            <w:tcW w:w="916" w:type="dxa"/>
            <w:hideMark/>
          </w:tcPr>
          <w:p w14:paraId="679EF06B"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1273</w:t>
            </w:r>
          </w:p>
        </w:tc>
        <w:tc>
          <w:tcPr>
            <w:tcW w:w="701" w:type="dxa"/>
            <w:gridSpan w:val="2"/>
            <w:hideMark/>
          </w:tcPr>
          <w:p w14:paraId="577A248B"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03D8C303"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2DBE0DC0"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CF150A" w:rsidRPr="002137B6" w14:paraId="0DAABBDB" w14:textId="77777777" w:rsidTr="00E07B5A">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5463" w:type="dxa"/>
            <w:hideMark/>
          </w:tcPr>
          <w:p w14:paraId="3BE3234E"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cdm_today_dst.customer_legal_owner_party_restrictor</w:t>
            </w:r>
          </w:p>
        </w:tc>
        <w:tc>
          <w:tcPr>
            <w:tcW w:w="916" w:type="dxa"/>
            <w:hideMark/>
          </w:tcPr>
          <w:p w14:paraId="13CE40A7"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1763</w:t>
            </w:r>
          </w:p>
        </w:tc>
        <w:tc>
          <w:tcPr>
            <w:tcW w:w="701" w:type="dxa"/>
            <w:gridSpan w:val="2"/>
            <w:hideMark/>
          </w:tcPr>
          <w:p w14:paraId="6A930DEC"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c>
          <w:tcPr>
            <w:tcW w:w="1000" w:type="dxa"/>
            <w:hideMark/>
          </w:tcPr>
          <w:p w14:paraId="268A0CF9"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19207810"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8</w:t>
            </w:r>
          </w:p>
        </w:tc>
      </w:tr>
    </w:tbl>
    <w:p w14:paraId="66BF41FC" w14:textId="77777777" w:rsidR="00DC3646" w:rsidRDefault="00DC3646" w:rsidP="00DC3646"/>
    <w:p w14:paraId="4C606458" w14:textId="5BF78275" w:rsidR="002137B6" w:rsidRPr="002137B6" w:rsidRDefault="002137B6" w:rsidP="002137B6">
      <w:pPr>
        <w:rPr>
          <w:b/>
          <w:bCs/>
        </w:rPr>
      </w:pPr>
      <w:r w:rsidRPr="002137B6">
        <w:rPr>
          <w:rFonts w:ascii="Segoe UI Emoji" w:hAnsi="Segoe UI Emoji" w:cs="Segoe UI Emoji"/>
          <w:b/>
          <w:bCs/>
          <w:color w:val="002060"/>
        </w:rPr>
        <w:t>♻️</w:t>
      </w:r>
      <w:r w:rsidRPr="002137B6">
        <w:rPr>
          <w:b/>
          <w:bCs/>
          <w:color w:val="002060"/>
        </w:rPr>
        <w:t xml:space="preserve"> </w:t>
      </w:r>
      <w:r w:rsidRPr="002137B6">
        <w:rPr>
          <w:b/>
          <w:bCs/>
        </w:rPr>
        <w:t>Delta Layer Job Summary</w:t>
      </w:r>
    </w:p>
    <w:p w14:paraId="28F665AD" w14:textId="77777777" w:rsidR="002137B6" w:rsidRPr="002137B6" w:rsidRDefault="002137B6" w:rsidP="002137B6">
      <w:r w:rsidRPr="002137B6">
        <w:rPr>
          <w:i/>
          <w:iCs/>
        </w:rPr>
        <w:t>Delta jobs perform change data capture (CDC) by comparing Today vs Previous snapshots, often involving heavy joins and aggregations—resulting in some long-running executions.</w:t>
      </w:r>
    </w:p>
    <w:p w14:paraId="7D4F8F24" w14:textId="77777777" w:rsidR="005B19F8" w:rsidRDefault="005B19F8" w:rsidP="00DC3646"/>
    <w:tbl>
      <w:tblPr>
        <w:tblStyle w:val="PlainTable2"/>
        <w:tblW w:w="9793" w:type="dxa"/>
        <w:tblLook w:val="04A0" w:firstRow="1" w:lastRow="0" w:firstColumn="1" w:lastColumn="0" w:noHBand="0" w:noVBand="1"/>
      </w:tblPr>
      <w:tblGrid>
        <w:gridCol w:w="5352"/>
        <w:gridCol w:w="1027"/>
        <w:gridCol w:w="709"/>
        <w:gridCol w:w="1276"/>
        <w:gridCol w:w="1429"/>
      </w:tblGrid>
      <w:tr w:rsidR="00CF150A" w:rsidRPr="00CF150A" w14:paraId="351FF36A" w14:textId="77777777" w:rsidTr="00213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shd w:val="clear" w:color="auto" w:fill="002060"/>
            <w:hideMark/>
          </w:tcPr>
          <w:p w14:paraId="73C1442F" w14:textId="6262E6E6" w:rsidR="005B19F8" w:rsidRPr="002137B6" w:rsidRDefault="005B19F8" w:rsidP="002137B6">
            <w:pPr>
              <w:jc w:val="center"/>
              <w:rPr>
                <w:sz w:val="22"/>
                <w:szCs w:val="22"/>
              </w:rPr>
            </w:pPr>
            <w:r w:rsidRPr="002137B6">
              <w:rPr>
                <w:sz w:val="22"/>
                <w:szCs w:val="22"/>
              </w:rPr>
              <w:t>Job</w:t>
            </w:r>
            <w:r w:rsidR="002751A5">
              <w:rPr>
                <w:sz w:val="22"/>
                <w:szCs w:val="22"/>
              </w:rPr>
              <w:t xml:space="preserve"> </w:t>
            </w:r>
            <w:r w:rsidRPr="002137B6">
              <w:rPr>
                <w:sz w:val="22"/>
                <w:szCs w:val="22"/>
              </w:rPr>
              <w:t>Name</w:t>
            </w:r>
          </w:p>
        </w:tc>
        <w:tc>
          <w:tcPr>
            <w:tcW w:w="1026" w:type="dxa"/>
            <w:shd w:val="clear" w:color="auto" w:fill="002060"/>
            <w:hideMark/>
          </w:tcPr>
          <w:p w14:paraId="5861C1D3" w14:textId="77777777"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Duration</w:t>
            </w:r>
          </w:p>
        </w:tc>
        <w:tc>
          <w:tcPr>
            <w:tcW w:w="709" w:type="dxa"/>
            <w:shd w:val="clear" w:color="auto" w:fill="002060"/>
            <w:hideMark/>
          </w:tcPr>
          <w:p w14:paraId="39559425" w14:textId="77777777"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&gt; 1 hr</w:t>
            </w:r>
          </w:p>
        </w:tc>
        <w:tc>
          <w:tcPr>
            <w:tcW w:w="1276" w:type="dxa"/>
            <w:shd w:val="clear" w:color="auto" w:fill="002060"/>
            <w:hideMark/>
          </w:tcPr>
          <w:p w14:paraId="03FBEBB0" w14:textId="11D72B40" w:rsidR="002137B6"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&gt; 30 min</w:t>
            </w:r>
          </w:p>
          <w:p w14:paraId="232116C6" w14:textId="6E1703DB"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&lt;= 1 hr</w:t>
            </w:r>
          </w:p>
        </w:tc>
        <w:tc>
          <w:tcPr>
            <w:tcW w:w="1429" w:type="dxa"/>
            <w:shd w:val="clear" w:color="auto" w:fill="002060"/>
            <w:hideMark/>
          </w:tcPr>
          <w:p w14:paraId="36B32675" w14:textId="06A2FA70" w:rsidR="002137B6"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&gt; 15 min</w:t>
            </w:r>
          </w:p>
          <w:p w14:paraId="477380C5" w14:textId="728D6D9D"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&lt; 30 min</w:t>
            </w:r>
          </w:p>
        </w:tc>
      </w:tr>
      <w:tr w:rsidR="005B19F8" w:rsidRPr="00CF150A" w14:paraId="30D7F368"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hideMark/>
          </w:tcPr>
          <w:p w14:paraId="4DD32E56" w14:textId="77777777" w:rsidR="005B19F8" w:rsidRPr="002137B6" w:rsidRDefault="005B19F8" w:rsidP="005B19F8">
            <w:pPr>
              <w:rPr>
                <w:b w:val="0"/>
                <w:bCs w:val="0"/>
                <w:sz w:val="22"/>
                <w:szCs w:val="22"/>
              </w:rPr>
            </w:pPr>
            <w:r w:rsidRPr="002137B6">
              <w:rPr>
                <w:b w:val="0"/>
                <w:bCs w:val="0"/>
                <w:sz w:val="22"/>
                <w:szCs w:val="22"/>
              </w:rPr>
              <w:t>cdm_ihw_delta_elastic_search</w:t>
            </w:r>
          </w:p>
        </w:tc>
        <w:tc>
          <w:tcPr>
            <w:tcW w:w="1026" w:type="dxa"/>
            <w:hideMark/>
          </w:tcPr>
          <w:p w14:paraId="39A57EC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7744</w:t>
            </w:r>
          </w:p>
        </w:tc>
        <w:tc>
          <w:tcPr>
            <w:tcW w:w="709" w:type="dxa"/>
            <w:hideMark/>
          </w:tcPr>
          <w:p w14:paraId="1CFD2A21"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1</w:t>
            </w:r>
          </w:p>
        </w:tc>
        <w:tc>
          <w:tcPr>
            <w:tcW w:w="1276" w:type="dxa"/>
            <w:hideMark/>
          </w:tcPr>
          <w:p w14:paraId="3745F04E"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0</w:t>
            </w:r>
          </w:p>
        </w:tc>
        <w:tc>
          <w:tcPr>
            <w:tcW w:w="1429" w:type="dxa"/>
            <w:hideMark/>
          </w:tcPr>
          <w:p w14:paraId="1120C2A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0</w:t>
            </w:r>
          </w:p>
        </w:tc>
      </w:tr>
      <w:tr w:rsidR="005B19F8" w:rsidRPr="00CF150A" w14:paraId="3E5C41E1" w14:textId="77777777" w:rsidTr="002137B6">
        <w:tc>
          <w:tcPr>
            <w:cnfStyle w:val="001000000000" w:firstRow="0" w:lastRow="0" w:firstColumn="1" w:lastColumn="0" w:oddVBand="0" w:evenVBand="0" w:oddHBand="0" w:evenHBand="0" w:firstRowFirstColumn="0" w:firstRowLastColumn="0" w:lastRowFirstColumn="0" w:lastRowLastColumn="0"/>
            <w:tcW w:w="5353" w:type="dxa"/>
            <w:hideMark/>
          </w:tcPr>
          <w:p w14:paraId="410A6D64" w14:textId="77777777" w:rsidR="005B19F8" w:rsidRPr="002137B6" w:rsidRDefault="005B19F8" w:rsidP="005B19F8">
            <w:pPr>
              <w:rPr>
                <w:b w:val="0"/>
                <w:bCs w:val="0"/>
                <w:sz w:val="22"/>
                <w:szCs w:val="22"/>
              </w:rPr>
            </w:pPr>
            <w:r w:rsidRPr="002137B6">
              <w:rPr>
                <w:b w:val="0"/>
                <w:bCs w:val="0"/>
                <w:sz w:val="22"/>
                <w:szCs w:val="22"/>
              </w:rPr>
              <w:t>cdm_publish.pas.party_broker_id_delta</w:t>
            </w:r>
          </w:p>
        </w:tc>
        <w:tc>
          <w:tcPr>
            <w:tcW w:w="1026" w:type="dxa"/>
            <w:hideMark/>
          </w:tcPr>
          <w:p w14:paraId="48137922"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1736</w:t>
            </w:r>
          </w:p>
        </w:tc>
        <w:tc>
          <w:tcPr>
            <w:tcW w:w="709" w:type="dxa"/>
            <w:hideMark/>
          </w:tcPr>
          <w:p w14:paraId="2E1AE518"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0</w:t>
            </w:r>
          </w:p>
        </w:tc>
        <w:tc>
          <w:tcPr>
            <w:tcW w:w="1276" w:type="dxa"/>
            <w:hideMark/>
          </w:tcPr>
          <w:p w14:paraId="58D39818"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0</w:t>
            </w:r>
          </w:p>
        </w:tc>
        <w:tc>
          <w:tcPr>
            <w:tcW w:w="1429" w:type="dxa"/>
            <w:hideMark/>
          </w:tcPr>
          <w:p w14:paraId="487EAA68"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1</w:t>
            </w:r>
          </w:p>
        </w:tc>
      </w:tr>
      <w:tr w:rsidR="005B19F8" w:rsidRPr="00CF150A" w14:paraId="6227E3B4"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hideMark/>
          </w:tcPr>
          <w:p w14:paraId="772AA7FC" w14:textId="77777777" w:rsidR="005B19F8" w:rsidRPr="002137B6" w:rsidRDefault="005B19F8" w:rsidP="005B19F8">
            <w:pPr>
              <w:rPr>
                <w:b w:val="0"/>
                <w:bCs w:val="0"/>
                <w:sz w:val="22"/>
                <w:szCs w:val="22"/>
              </w:rPr>
            </w:pPr>
            <w:r w:rsidRPr="002137B6">
              <w:rPr>
                <w:b w:val="0"/>
                <w:bCs w:val="0"/>
                <w:sz w:val="22"/>
                <w:szCs w:val="22"/>
              </w:rPr>
              <w:t>cdm_tis.acp_advisor_preference_delta</w:t>
            </w:r>
          </w:p>
        </w:tc>
        <w:tc>
          <w:tcPr>
            <w:tcW w:w="1026" w:type="dxa"/>
            <w:hideMark/>
          </w:tcPr>
          <w:p w14:paraId="3A7B67DB"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1405</w:t>
            </w:r>
          </w:p>
        </w:tc>
        <w:tc>
          <w:tcPr>
            <w:tcW w:w="709" w:type="dxa"/>
            <w:hideMark/>
          </w:tcPr>
          <w:p w14:paraId="2B4C196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1</w:t>
            </w:r>
          </w:p>
        </w:tc>
        <w:tc>
          <w:tcPr>
            <w:tcW w:w="1276" w:type="dxa"/>
            <w:hideMark/>
          </w:tcPr>
          <w:p w14:paraId="2177138E"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0</w:t>
            </w:r>
          </w:p>
        </w:tc>
        <w:tc>
          <w:tcPr>
            <w:tcW w:w="1429" w:type="dxa"/>
            <w:hideMark/>
          </w:tcPr>
          <w:p w14:paraId="7035FC9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2</w:t>
            </w:r>
          </w:p>
        </w:tc>
      </w:tr>
    </w:tbl>
    <w:p w14:paraId="59090F69" w14:textId="77777777" w:rsidR="00247402" w:rsidRDefault="00247402" w:rsidP="00DC3646"/>
    <w:p w14:paraId="04CFCC1B" w14:textId="77777777" w:rsidR="00247402" w:rsidRDefault="00247402" w:rsidP="00247402">
      <w:pPr>
        <w:spacing w:line="276" w:lineRule="auto"/>
        <w:rPr>
          <w:b/>
          <w:bCs/>
          <w:color w:val="000000" w:themeColor="text1"/>
          <w:sz w:val="22"/>
          <w:szCs w:val="22"/>
        </w:rPr>
      </w:pPr>
      <w:r>
        <w:rPr>
          <w:noProof/>
          <w:color w:val="000000" w:themeColor="text1"/>
        </w:rPr>
        <mc:AlternateContent>
          <mc:Choice Requires="wps">
            <w:drawing>
              <wp:anchor distT="0" distB="0" distL="114300" distR="114300" simplePos="0" relativeHeight="251666823" behindDoc="0" locked="0" layoutInCell="1" allowOverlap="1" wp14:anchorId="32D5E46D" wp14:editId="52A9016A">
                <wp:simplePos x="0" y="0"/>
                <wp:positionH relativeFrom="margin">
                  <wp:align>left</wp:align>
                </wp:positionH>
                <wp:positionV relativeFrom="paragraph">
                  <wp:posOffset>107315</wp:posOffset>
                </wp:positionV>
                <wp:extent cx="6055941" cy="355310"/>
                <wp:effectExtent l="0" t="0" r="21590" b="26035"/>
                <wp:wrapNone/>
                <wp:docPr id="1928490116"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A66B59" w14:textId="0FBB762D" w:rsidR="00247402" w:rsidRPr="00697030" w:rsidRDefault="00247402" w:rsidP="00247402">
                            <w:pPr>
                              <w:jc w:val="center"/>
                              <w:rPr>
                                <w:b/>
                                <w:bCs/>
                                <w:color w:val="002060"/>
                              </w:rPr>
                            </w:pPr>
                            <w:hyperlink r:id="rId48" w:history="1">
                              <w:r w:rsidRPr="00E20EA5">
                                <w:rPr>
                                  <w:rStyle w:val="Hyperlink"/>
                                </w:rPr>
                                <w:t>7. Analysis of Long Running Jobs and Jobs that did not run for longer time. - MSS CLIENT DATA MASTER - Confluence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D5E46D" id="_x0000_s1039" style="position:absolute;margin-left:0;margin-top:8.45pt;width:476.85pt;height:28pt;z-index:25166682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" filled="f" strokecolor="black [3200]">
                <v:textbox>
                  <w:txbxContent>
                    <w:p w14:paraId="38A66B59" w14:textId="0FBB762D" w:rsidR="00247402" w:rsidRPr="00697030" w:rsidRDefault="00247402" w:rsidP="00247402">
                      <w:pPr>
                        <w:jc w:val="center"/>
                        <w:rPr>
                          <w:b/>
                          <w:bCs/>
                          <w:color w:val="002060"/>
                        </w:rPr>
                      </w:pPr>
                      <w:hyperlink r:id="rId49" w:history="1">
                        <w:r w:rsidRPr="00E20EA5">
                          <w:rPr>
                            <w:rStyle w:val="Hyperlink"/>
                          </w:rPr>
                          <w:t>7. Analysis of Long Running Jobs and Jobs that did not run for longer time. - MSS CLIENT DATA MASTER - Confluence</w:t>
                        </w:r>
                      </w:hyperlink>
                    </w:p>
                  </w:txbxContent>
                </v:textbox>
                <w10:wrap anchorx="margin"/>
              </v:roundrect>
            </w:pict>
          </mc:Fallback>
        </mc:AlternateContent>
      </w:r>
    </w:p>
    <w:p w14:paraId="7DAB88A7" w14:textId="77777777" w:rsidR="00247402" w:rsidRDefault="00247402" w:rsidP="00DC3646"/>
    <w:p w14:paraId="2112C26B" w14:textId="77777777" w:rsidR="00E20EA5" w:rsidRDefault="00E20EA5" w:rsidP="00DC3646"/>
    <w:p w14:paraId="6563A191" w14:textId="3A3A1902" w:rsidR="00247402" w:rsidRDefault="00247402" w:rsidP="00247402">
      <w:pPr>
        <w:jc w:val="center"/>
      </w:pPr>
      <w:r>
        <w:t>Confluence link -</w:t>
      </w:r>
    </w:p>
    <w:p w14:paraId="7A06792D" w14:textId="77777777" w:rsidR="00247402" w:rsidRDefault="00247402" w:rsidP="00DC3646"/>
    <w:p w14:paraId="152AA151" w14:textId="77777777" w:rsidR="00247402" w:rsidRDefault="00247402" w:rsidP="0056365D">
      <w:pPr>
        <w:spacing w:line="276" w:lineRule="auto"/>
        <w:rPr>
          <w:b/>
          <w:bCs/>
          <w:color w:val="000000" w:themeColor="text1"/>
          <w:sz w:val="28"/>
          <w:szCs w:val="28"/>
        </w:rPr>
      </w:pPr>
    </w:p>
    <w:p w14:paraId="591DB8CA" w14:textId="77777777" w:rsidR="00247402" w:rsidRDefault="00247402" w:rsidP="0056365D">
      <w:pPr>
        <w:spacing w:line="276" w:lineRule="auto"/>
        <w:rPr>
          <w:b/>
          <w:bCs/>
          <w:color w:val="000000" w:themeColor="text1"/>
          <w:sz w:val="28"/>
          <w:szCs w:val="28"/>
        </w:rPr>
      </w:pPr>
    </w:p>
    <w:p w14:paraId="107603AB" w14:textId="77777777" w:rsidR="00247402" w:rsidRDefault="00247402" w:rsidP="0056365D">
      <w:pPr>
        <w:spacing w:line="276" w:lineRule="auto"/>
        <w:rPr>
          <w:b/>
          <w:bCs/>
          <w:color w:val="000000" w:themeColor="text1"/>
          <w:sz w:val="28"/>
          <w:szCs w:val="28"/>
        </w:rPr>
      </w:pPr>
    </w:p>
    <w:p w14:paraId="41146880" w14:textId="6446F01A"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5.2 </w:t>
      </w:r>
      <w:r w:rsidR="0056365D" w:rsidRPr="0056365D">
        <w:rPr>
          <w:b/>
          <w:bCs/>
          <w:color w:val="000000" w:themeColor="text1"/>
          <w:sz w:val="28"/>
          <w:szCs w:val="28"/>
        </w:rPr>
        <w:t>Jobs that did not run after Sep 2024</w:t>
      </w:r>
    </w:p>
    <w:p w14:paraId="424807D2" w14:textId="77777777" w:rsidR="00731041" w:rsidRDefault="00731041" w:rsidP="0056365D">
      <w:pPr>
        <w:spacing w:line="276" w:lineRule="auto"/>
        <w:rPr>
          <w:rFonts w:cstheme="minorHAnsi"/>
          <w:sz w:val="22"/>
          <w:szCs w:val="22"/>
        </w:rPr>
      </w:pPr>
    </w:p>
    <w:p w14:paraId="2BF1147D" w14:textId="77777777" w:rsidR="00731041" w:rsidRDefault="00731041" w:rsidP="00731041">
      <w:r>
        <w:lastRenderedPageBreak/>
        <w:t>Based on total CDM jobs and the list of Jobs that run in last 6 months, we arrived at the list of jobs that were not run in last 6 months. We have categorized the list of infrequent jobs yearly including the list of jobs that never run as per Autosys report.</w:t>
      </w:r>
    </w:p>
    <w:p w14:paraId="4B9CF232" w14:textId="77777777" w:rsidR="00731041" w:rsidRDefault="00731041" w:rsidP="00731041"/>
    <w:p w14:paraId="1A3E5129" w14:textId="63BC484A" w:rsidR="00731041" w:rsidRDefault="00731041" w:rsidP="00731041">
      <w:r>
        <w:rPr>
          <w:noProof/>
        </w:rPr>
        <w:drawing>
          <wp:inline distT="0" distB="0" distL="0" distR="0" wp14:anchorId="492E3A24" wp14:editId="140000C9">
            <wp:extent cx="5078730" cy="3066771"/>
            <wp:effectExtent l="0" t="0" r="7620" b="635"/>
            <wp:docPr id="1595949192"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04863" name="Picture 1" descr="A graph with numbers and a bar&#10;&#10;AI-generated content may be incorrect."/>
                    <pic:cNvPicPr/>
                  </pic:nvPicPr>
                  <pic:blipFill>
                    <a:blip r:embed="rId50"/>
                    <a:stretch>
                      <a:fillRect/>
                    </a:stretch>
                  </pic:blipFill>
                  <pic:spPr>
                    <a:xfrm>
                      <a:off x="0" y="0"/>
                      <a:ext cx="5100831" cy="3080117"/>
                    </a:xfrm>
                    <a:prstGeom prst="rect">
                      <a:avLst/>
                    </a:prstGeom>
                    <a:ln>
                      <a:noFill/>
                    </a:ln>
                    <a:effectLst>
                      <a:softEdge rad="112500"/>
                    </a:effectLst>
                  </pic:spPr>
                </pic:pic>
              </a:graphicData>
            </a:graphic>
          </wp:inline>
        </w:drawing>
      </w:r>
    </w:p>
    <w:p w14:paraId="5AABD38E" w14:textId="77777777" w:rsidR="00731041" w:rsidRDefault="00731041" w:rsidP="00731041"/>
    <w:p w14:paraId="0CDFC7C1" w14:textId="77777777" w:rsidR="00731041" w:rsidRPr="004307BE" w:rsidRDefault="00731041" w:rsidP="00731041"/>
    <w:p w14:paraId="31B8F965" w14:textId="77777777" w:rsidR="0056365D" w:rsidRDefault="0056365D" w:rsidP="005C3986">
      <w:pPr>
        <w:rPr>
          <w:rFonts w:cstheme="minorHAnsi"/>
          <w:sz w:val="22"/>
          <w:szCs w:val="22"/>
        </w:rPr>
      </w:pPr>
    </w:p>
    <w:p w14:paraId="361280B9" w14:textId="77777777" w:rsidR="001D31C5" w:rsidRDefault="001D31C5" w:rsidP="005C3986">
      <w:pPr>
        <w:rPr>
          <w:rFonts w:cstheme="minorHAnsi"/>
          <w:sz w:val="22"/>
          <w:szCs w:val="22"/>
        </w:rPr>
      </w:pPr>
    </w:p>
    <w:p w14:paraId="34768CB8" w14:textId="3F7C7C9A" w:rsidR="001D31C5" w:rsidRPr="00221648" w:rsidRDefault="007C7A9A" w:rsidP="001D31C5">
      <w:pPr>
        <w:pBdr>
          <w:bottom w:val="dotted" w:sz="6" w:space="1" w:color="auto"/>
        </w:pBdr>
        <w:spacing w:line="257" w:lineRule="auto"/>
        <w:rPr>
          <w:b/>
          <w:bCs/>
          <w:color w:val="000000" w:themeColor="text1"/>
          <w:sz w:val="28"/>
          <w:szCs w:val="28"/>
        </w:rPr>
      </w:pPr>
      <w:bookmarkStart w:id="22" w:name="S2_6"/>
      <w:r>
        <w:rPr>
          <w:b/>
          <w:bCs/>
          <w:color w:val="000000" w:themeColor="text1"/>
          <w:sz w:val="28"/>
          <w:szCs w:val="28"/>
        </w:rPr>
        <w:t>2.</w:t>
      </w:r>
      <w:r w:rsidR="001D31C5">
        <w:rPr>
          <w:b/>
          <w:bCs/>
          <w:color w:val="000000" w:themeColor="text1"/>
          <w:sz w:val="28"/>
          <w:szCs w:val="28"/>
        </w:rPr>
        <w:t>6</w:t>
      </w:r>
      <w:r>
        <w:rPr>
          <w:b/>
          <w:bCs/>
          <w:color w:val="000000" w:themeColor="text1"/>
          <w:sz w:val="28"/>
          <w:szCs w:val="28"/>
        </w:rPr>
        <w:t xml:space="preserve"> </w:t>
      </w:r>
      <w:r w:rsidR="00440A9E" w:rsidRPr="00440A9E">
        <w:rPr>
          <w:b/>
          <w:bCs/>
          <w:color w:val="000000" w:themeColor="text1"/>
          <w:sz w:val="28"/>
          <w:szCs w:val="28"/>
        </w:rPr>
        <w:t>Operational Stability &amp; Data Flow Optimization</w:t>
      </w:r>
    </w:p>
    <w:bookmarkEnd w:id="22"/>
    <w:p w14:paraId="66A3C983" w14:textId="77777777" w:rsidR="001D31C5" w:rsidRDefault="001D31C5" w:rsidP="005C3986">
      <w:pPr>
        <w:rPr>
          <w:rFonts w:cstheme="minorHAnsi"/>
          <w:sz w:val="22"/>
          <w:szCs w:val="22"/>
        </w:rPr>
      </w:pPr>
    </w:p>
    <w:p w14:paraId="4780FC0E" w14:textId="104ACA39"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6.1 </w:t>
      </w:r>
      <w:r w:rsidR="0056365D" w:rsidRPr="0056365D">
        <w:rPr>
          <w:b/>
          <w:bCs/>
          <w:color w:val="000000" w:themeColor="text1"/>
          <w:sz w:val="28"/>
          <w:szCs w:val="28"/>
        </w:rPr>
        <w:t>Last 1 year Incident Analysis –</w:t>
      </w:r>
    </w:p>
    <w:p w14:paraId="5EE6D659" w14:textId="77777777" w:rsidR="00731041" w:rsidRDefault="00731041" w:rsidP="00731041">
      <w:r>
        <w:t>Based on total CDM jobs and the list of Jobs that run in last 6 months, we arrived at the list of jobs that were not run in last 6 months. We have categorized the list of infrequent jobs yearly including the list of jobs that never run as per Autosys report.</w:t>
      </w:r>
    </w:p>
    <w:p w14:paraId="320E9114" w14:textId="77777777" w:rsidR="0005438D" w:rsidRDefault="0005438D" w:rsidP="00731041"/>
    <w:p w14:paraId="58BA08FF" w14:textId="77777777" w:rsidR="00731041" w:rsidRDefault="00731041" w:rsidP="00731041"/>
    <w:p w14:paraId="5C1536B7" w14:textId="3B4029EA" w:rsidR="00731041" w:rsidRDefault="003E4911" w:rsidP="00247402">
      <w:pPr>
        <w:jc w:val="center"/>
        <w:rPr>
          <w:b/>
          <w:bCs/>
          <w:color w:val="44546A"/>
          <w:u w:val="single"/>
        </w:rPr>
      </w:pPr>
      <w:r w:rsidRPr="003E4911">
        <w:rPr>
          <w:b/>
          <w:bCs/>
          <w:noProof/>
          <w:color w:val="44546A"/>
          <w:u w:val="single"/>
        </w:rPr>
        <w:drawing>
          <wp:inline distT="0" distB="0" distL="0" distR="0" wp14:anchorId="2794C1C3" wp14:editId="2964775E">
            <wp:extent cx="4623924" cy="1968500"/>
            <wp:effectExtent l="0" t="0" r="5715" b="0"/>
            <wp:docPr id="156247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76313" name=""/>
                    <pic:cNvPicPr/>
                  </pic:nvPicPr>
                  <pic:blipFill>
                    <a:blip r:embed="rId51"/>
                    <a:stretch>
                      <a:fillRect/>
                    </a:stretch>
                  </pic:blipFill>
                  <pic:spPr>
                    <a:xfrm>
                      <a:off x="0" y="0"/>
                      <a:ext cx="4652934" cy="1980850"/>
                    </a:xfrm>
                    <a:prstGeom prst="rect">
                      <a:avLst/>
                    </a:prstGeom>
                  </pic:spPr>
                </pic:pic>
              </a:graphicData>
            </a:graphic>
          </wp:inline>
        </w:drawing>
      </w:r>
    </w:p>
    <w:p w14:paraId="7D058EC2" w14:textId="77777777" w:rsidR="008E12E6" w:rsidRDefault="008E12E6" w:rsidP="00731041">
      <w:pPr>
        <w:rPr>
          <w:color w:val="44546A"/>
        </w:rPr>
      </w:pPr>
    </w:p>
    <w:p w14:paraId="0F6FB98D" w14:textId="77777777" w:rsidR="004825E8" w:rsidRDefault="004825E8" w:rsidP="00731041">
      <w:pPr>
        <w:rPr>
          <w:color w:val="44546A"/>
        </w:rPr>
      </w:pPr>
    </w:p>
    <w:p w14:paraId="1126E6E3" w14:textId="50E229F0" w:rsidR="00731041" w:rsidRPr="00C94CBE" w:rsidRDefault="00731041" w:rsidP="00731041">
      <w:pPr>
        <w:rPr>
          <w:color w:val="44546A"/>
        </w:rPr>
      </w:pPr>
      <w:r w:rsidRPr="00C94CBE">
        <w:rPr>
          <w:color w:val="44546A"/>
        </w:rPr>
        <w:lastRenderedPageBreak/>
        <w:t>The above incidents are considered into re-designing certain jobs associated with Data Quality, Performance and Batch</w:t>
      </w:r>
      <w:r>
        <w:rPr>
          <w:color w:val="44546A"/>
        </w:rPr>
        <w:t>.</w:t>
      </w:r>
    </w:p>
    <w:p w14:paraId="585F665D" w14:textId="77777777" w:rsidR="00731041" w:rsidRDefault="00731041" w:rsidP="0056365D">
      <w:pPr>
        <w:spacing w:line="276" w:lineRule="auto"/>
        <w:rPr>
          <w:b/>
          <w:bCs/>
          <w:color w:val="000000" w:themeColor="text1"/>
          <w:sz w:val="28"/>
          <w:szCs w:val="28"/>
        </w:rPr>
      </w:pPr>
    </w:p>
    <w:p w14:paraId="73504CF1" w14:textId="4F672D6E"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6.2 </w:t>
      </w:r>
      <w:r w:rsidR="0056365D" w:rsidRPr="0056365D">
        <w:rPr>
          <w:b/>
          <w:bCs/>
          <w:color w:val="000000" w:themeColor="text1"/>
          <w:sz w:val="28"/>
          <w:szCs w:val="28"/>
        </w:rPr>
        <w:t>High Level Inbound Dataflow</w:t>
      </w:r>
    </w:p>
    <w:p w14:paraId="01C72CC0" w14:textId="77777777" w:rsidR="00DA2106" w:rsidRDefault="00DA2106" w:rsidP="00731041">
      <w:pPr>
        <w:rPr>
          <w:b/>
          <w:bCs/>
          <w:color w:val="000000" w:themeColor="text1"/>
          <w:sz w:val="28"/>
          <w:szCs w:val="28"/>
        </w:rPr>
      </w:pPr>
    </w:p>
    <w:p w14:paraId="768A570E" w14:textId="291ABCBB" w:rsidR="00731041" w:rsidRDefault="00731041" w:rsidP="00731041">
      <w:r>
        <w:t xml:space="preserve">We have </w:t>
      </w:r>
      <w:r w:rsidR="00885AC8">
        <w:t>analysed</w:t>
      </w:r>
      <w:r>
        <w:t xml:space="preserve"> the inbound data flow into CDM. There are multiple hops where data is stored and accessed while moving from source to target.</w:t>
      </w:r>
    </w:p>
    <w:p w14:paraId="5ADF5802" w14:textId="77777777" w:rsidR="00731041" w:rsidRDefault="00731041" w:rsidP="00731041"/>
    <w:p w14:paraId="343A9FFC" w14:textId="77777777" w:rsidR="00731041" w:rsidRDefault="00731041" w:rsidP="00731041">
      <w:r>
        <w:t>At high level, PARTY entity is combination of Office, Org and Person, where for each subtype there is a table at preland layer as the data is received from source. The different preland tables are converged into Party entity at Today layer and there onwards granularity remains same till MDM load.</w:t>
      </w:r>
    </w:p>
    <w:p w14:paraId="3697420E" w14:textId="4276E62E" w:rsidR="001C262B" w:rsidRDefault="00A717A9" w:rsidP="00731041">
      <w:r>
        <w:rPr>
          <w:noProof/>
        </w:rPr>
        <mc:AlternateContent>
          <mc:Choice Requires="wpg">
            <w:drawing>
              <wp:anchor distT="0" distB="0" distL="114300" distR="114300" simplePos="0" relativeHeight="251658280" behindDoc="0" locked="0" layoutInCell="1" allowOverlap="1" wp14:anchorId="66695B29" wp14:editId="341545BF">
                <wp:simplePos x="0" y="0"/>
                <wp:positionH relativeFrom="column">
                  <wp:posOffset>533400</wp:posOffset>
                </wp:positionH>
                <wp:positionV relativeFrom="paragraph">
                  <wp:posOffset>140970</wp:posOffset>
                </wp:positionV>
                <wp:extent cx="5143500" cy="285750"/>
                <wp:effectExtent l="0" t="0" r="19050" b="19050"/>
                <wp:wrapNone/>
                <wp:docPr id="1967936066" name="Group 85"/>
                <wp:cNvGraphicFramePr/>
                <a:graphic xmlns:a="http://schemas.openxmlformats.org/drawingml/2006/main">
                  <a:graphicData uri="http://schemas.microsoft.com/office/word/2010/wordprocessingGroup">
                    <wpg:wgp>
                      <wpg:cNvGrpSpPr/>
                      <wpg:grpSpPr>
                        <a:xfrm>
                          <a:off x="0" y="0"/>
                          <a:ext cx="5143500" cy="285750"/>
                          <a:chOff x="0" y="0"/>
                          <a:chExt cx="5143500" cy="285750"/>
                        </a:xfrm>
                      </wpg:grpSpPr>
                      <wpg:grpSp>
                        <wpg:cNvPr id="111295785" name="Group 83"/>
                        <wpg:cNvGrpSpPr/>
                        <wpg:grpSpPr>
                          <a:xfrm>
                            <a:off x="666750" y="0"/>
                            <a:ext cx="4476750" cy="279400"/>
                            <a:chOff x="-119839" y="-639041"/>
                            <a:chExt cx="5632450" cy="260350"/>
                          </a:xfrm>
                        </wpg:grpSpPr>
                        <wps:wsp>
                          <wps:cNvPr id="1150233716" name="Rectangle: Rounded Corners 80"/>
                          <wps:cNvSpPr/>
                          <wps:spPr>
                            <a:xfrm>
                              <a:off x="-119839" y="-619991"/>
                              <a:ext cx="5632450" cy="241300"/>
                            </a:xfrm>
                            <a:prstGeom prst="roundRect">
                              <a:avLst>
                                <a:gd name="adj" fmla="val 0"/>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635C616A" w14:textId="61EDE781" w:rsidR="00A717A9" w:rsidRPr="00A717A9" w:rsidRDefault="00A717A9" w:rsidP="00A717A9">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0799362" name="Text Box 81"/>
                          <wps:cNvSpPr txBox="1"/>
                          <wps:spPr>
                            <a:xfrm>
                              <a:off x="331011" y="-639041"/>
                              <a:ext cx="4572001" cy="2349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3E3FF3" w14:textId="77777777" w:rsidR="00A717A9" w:rsidRPr="00A717A9" w:rsidRDefault="00A717A9" w:rsidP="00A717A9">
                                <w:pPr>
                                  <w:jc w:val="center"/>
                                  <w:rPr>
                                    <w:color w:val="FFFFFF" w:themeColor="background1"/>
                                  </w:rPr>
                                </w:pPr>
                                <w:r w:rsidRPr="00A717A9">
                                  <w:rPr>
                                    <w:color w:val="FFFFFF" w:themeColor="background1"/>
                                  </w:rPr>
                                  <w:t>High-Level Data Flow Architecture (for Party Entity)</w:t>
                                </w:r>
                              </w:p>
                              <w:p w14:paraId="63E5328B" w14:textId="77777777" w:rsidR="00A717A9" w:rsidRDefault="00A717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58364539" name="Text Box 84"/>
                        <wps:cNvSpPr txBox="1"/>
                        <wps:spPr>
                          <a:xfrm>
                            <a:off x="0" y="6350"/>
                            <a:ext cx="730250" cy="2794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0D4A83D5" w14:textId="0C1F6C5A" w:rsidR="00A717A9" w:rsidRPr="00564567" w:rsidRDefault="00A717A9" w:rsidP="00564567">
                              <w:pPr>
                                <w:jc w:val="both"/>
                                <w:rPr>
                                  <w:b/>
                                  <w:bCs/>
                                  <w:color w:val="000000" w:themeColor="text1"/>
                                  <w:sz w:val="20"/>
                                  <w:szCs w:val="20"/>
                                  <w:lang w:val="en-US"/>
                                </w:rPr>
                              </w:pPr>
                              <w:r w:rsidRPr="00564567">
                                <w:rPr>
                                  <w:b/>
                                  <w:bCs/>
                                  <w:color w:val="000000" w:themeColor="text1"/>
                                  <w:sz w:val="20"/>
                                  <w:szCs w:val="20"/>
                                  <w:lang w:val="en-US"/>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695B29" id="Group 85" o:spid="_x0000_s1040" style="position:absolute;margin-left:42pt;margin-top:11.1pt;width:405pt;height:22.5pt;z-index:251658280" coordsize="51435,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">
                <v:group id="Group 83" o:spid="_x0000_s1041" style="position:absolute;left:6667;width:44768;height:2794" coordorigin="-1198,-6390" coordsize="56324,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">
                  <v:roundrect id="Rectangle: Rounded Corners 80" o:spid="_x0000_s1042" style="position:absolute;left:-1198;top:-6199;width:56324;height:2413;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" fillcolor="#002060" strokecolor="#091723 [484]" strokeweight="1pt">
                    <v:stroke joinstyle="miter"/>
                    <v:textbox>
                      <w:txbxContent>
                        <w:p w14:paraId="635C616A" w14:textId="61EDE781" w:rsidR="00A717A9" w:rsidRPr="00A717A9" w:rsidRDefault="00A717A9" w:rsidP="00A717A9">
                          <w:pPr>
                            <w:jc w:val="center"/>
                            <w:rPr>
                              <w:color w:val="FFFFFF" w:themeColor="background1"/>
                            </w:rPr>
                          </w:pPr>
                        </w:p>
                      </w:txbxContent>
                    </v:textbox>
                  </v:roundrect>
                  <v:shape id="Text Box 81" o:spid="_x0000_s1043" type="#_x0000_t202" style="position:absolute;left:3310;top:-6390;width:4572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" filled="f" stroked="f">
                    <v:textbox>
                      <w:txbxContent>
                        <w:p w14:paraId="1B3E3FF3" w14:textId="77777777" w:rsidR="00A717A9" w:rsidRPr="00A717A9" w:rsidRDefault="00A717A9" w:rsidP="00A717A9">
                          <w:pPr>
                            <w:jc w:val="center"/>
                            <w:rPr>
                              <w:color w:val="FFFFFF" w:themeColor="background1"/>
                            </w:rPr>
                          </w:pPr>
                          <w:r w:rsidRPr="00A717A9">
                            <w:rPr>
                              <w:color w:val="FFFFFF" w:themeColor="background1"/>
                            </w:rPr>
                            <w:t>High-Level Data Flow Architecture (for Party Entity)</w:t>
                          </w:r>
                        </w:p>
                        <w:p w14:paraId="63E5328B" w14:textId="77777777" w:rsidR="00A717A9" w:rsidRDefault="00A717A9"/>
                      </w:txbxContent>
                    </v:textbox>
                  </v:shape>
                </v:group>
                <v:shape id="Text Box 84" o:spid="_x0000_s1044" type="#_x0000_t202" style="position:absolute;top:63;width:7302;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" filled="f" stroked="f">
                  <v:textbox>
                    <w:txbxContent>
                      <w:p w14:paraId="0D4A83D5" w14:textId="0C1F6C5A" w:rsidR="00A717A9" w:rsidRPr="00564567" w:rsidRDefault="00A717A9" w:rsidP="00564567">
                        <w:pPr>
                          <w:jc w:val="both"/>
                          <w:rPr>
                            <w:b/>
                            <w:bCs/>
                            <w:color w:val="000000" w:themeColor="text1"/>
                            <w:sz w:val="20"/>
                            <w:szCs w:val="20"/>
                            <w:lang w:val="en-US"/>
                          </w:rPr>
                        </w:pPr>
                        <w:r w:rsidRPr="00564567">
                          <w:rPr>
                            <w:b/>
                            <w:bCs/>
                            <w:color w:val="000000" w:themeColor="text1"/>
                            <w:sz w:val="20"/>
                            <w:szCs w:val="20"/>
                            <w:lang w:val="en-US"/>
                          </w:rPr>
                          <w:t>CURRENT</w:t>
                        </w:r>
                      </w:p>
                    </w:txbxContent>
                  </v:textbox>
                </v:shape>
              </v:group>
            </w:pict>
          </mc:Fallback>
        </mc:AlternateContent>
      </w:r>
    </w:p>
    <w:p w14:paraId="67B2A49B" w14:textId="55A44AF5" w:rsidR="00731041" w:rsidRDefault="002E0112" w:rsidP="00731041">
      <w:r>
        <w:br/>
      </w:r>
      <w:r w:rsidR="00A717A9" w:rsidRPr="00A717A9">
        <w:rPr>
          <w:noProof/>
        </w:rPr>
        <w:drawing>
          <wp:inline distT="0" distB="0" distL="0" distR="0" wp14:anchorId="7226A02C" wp14:editId="7FBBC305">
            <wp:extent cx="5727700" cy="2171700"/>
            <wp:effectExtent l="0" t="0" r="6350" b="0"/>
            <wp:docPr id="72810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00813" name=""/>
                    <pic:cNvPicPr/>
                  </pic:nvPicPr>
                  <pic:blipFill>
                    <a:blip r:embed="rId52"/>
                    <a:stretch>
                      <a:fillRect/>
                    </a:stretch>
                  </pic:blipFill>
                  <pic:spPr>
                    <a:xfrm>
                      <a:off x="0" y="0"/>
                      <a:ext cx="5730986" cy="2172946"/>
                    </a:xfrm>
                    <a:prstGeom prst="rect">
                      <a:avLst/>
                    </a:prstGeom>
                  </pic:spPr>
                </pic:pic>
              </a:graphicData>
            </a:graphic>
          </wp:inline>
        </w:drawing>
      </w:r>
    </w:p>
    <w:p w14:paraId="409B8ABB" w14:textId="77777777" w:rsidR="00E1195C" w:rsidRDefault="00E1195C" w:rsidP="00731041"/>
    <w:p w14:paraId="0DA02345" w14:textId="3154C320" w:rsidR="00D27A4C" w:rsidRDefault="00D27A4C" w:rsidP="00731041">
      <w:r w:rsidRPr="00D27A4C">
        <w:drawing>
          <wp:inline distT="0" distB="0" distL="0" distR="0" wp14:anchorId="1BCE689C" wp14:editId="1CF3511E">
            <wp:extent cx="6016625" cy="3183255"/>
            <wp:effectExtent l="0" t="0" r="3175" b="0"/>
            <wp:docPr id="1871990349" name="Picture 1" descr="A group of rectangular box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90349" name="Picture 1" descr="A group of rectangular boxes with text&#10;&#10;AI-generated content may be incorrect."/>
                    <pic:cNvPicPr/>
                  </pic:nvPicPr>
                  <pic:blipFill>
                    <a:blip r:embed="rId53"/>
                    <a:stretch>
                      <a:fillRect/>
                    </a:stretch>
                  </pic:blipFill>
                  <pic:spPr>
                    <a:xfrm>
                      <a:off x="0" y="0"/>
                      <a:ext cx="6016625" cy="3183255"/>
                    </a:xfrm>
                    <a:prstGeom prst="rect">
                      <a:avLst/>
                    </a:prstGeom>
                  </pic:spPr>
                </pic:pic>
              </a:graphicData>
            </a:graphic>
          </wp:inline>
        </w:drawing>
      </w:r>
    </w:p>
    <w:p w14:paraId="361323BD" w14:textId="5AE01220" w:rsidR="00DA6990" w:rsidRDefault="00DA6990" w:rsidP="00731041"/>
    <w:p w14:paraId="41991007" w14:textId="0486D8E9" w:rsidR="00DA6990" w:rsidRDefault="003E4911" w:rsidP="00731041">
      <w:r>
        <w:rPr>
          <w:rFonts w:cstheme="minorHAnsi"/>
          <w:b/>
          <w:bCs/>
          <w:i/>
          <w:iCs/>
          <w:noProof/>
          <w:color w:val="00008C"/>
          <w:sz w:val="32"/>
          <w:szCs w:val="32"/>
        </w:rPr>
        <mc:AlternateContent>
          <mc:Choice Requires="wpg">
            <w:drawing>
              <wp:anchor distT="0" distB="0" distL="114300" distR="114300" simplePos="0" relativeHeight="251658286" behindDoc="0" locked="0" layoutInCell="1" allowOverlap="1" wp14:anchorId="2BD485E9" wp14:editId="1485B88E">
                <wp:simplePos x="0" y="0"/>
                <wp:positionH relativeFrom="margin">
                  <wp:posOffset>0</wp:posOffset>
                </wp:positionH>
                <wp:positionV relativeFrom="paragraph">
                  <wp:posOffset>21591</wp:posOffset>
                </wp:positionV>
                <wp:extent cx="5708650" cy="619759"/>
                <wp:effectExtent l="0" t="0" r="25400" b="28575"/>
                <wp:wrapNone/>
                <wp:docPr id="466423298" name="Group 91"/>
                <wp:cNvGraphicFramePr/>
                <a:graphic xmlns:a="http://schemas.openxmlformats.org/drawingml/2006/main">
                  <a:graphicData uri="http://schemas.microsoft.com/office/word/2010/wordprocessingGroup">
                    <wpg:wgp>
                      <wpg:cNvGrpSpPr/>
                      <wpg:grpSpPr>
                        <a:xfrm>
                          <a:off x="0" y="0"/>
                          <a:ext cx="5708650" cy="619759"/>
                          <a:chOff x="0" y="25407"/>
                          <a:chExt cx="5708650" cy="619901"/>
                        </a:xfrm>
                      </wpg:grpSpPr>
                      <wps:wsp>
                        <wps:cNvPr id="1853728149" name="Text Box 90"/>
                        <wps:cNvSpPr txBox="1"/>
                        <wps:spPr>
                          <a:xfrm>
                            <a:off x="273050" y="25407"/>
                            <a:ext cx="5321300" cy="48906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034E90E" w14:textId="04997779" w:rsidR="00DA6990" w:rsidRPr="00972E92" w:rsidRDefault="007C7A9A" w:rsidP="00DA6990">
                              <w:pPr>
                                <w:pStyle w:val="Quote"/>
                                <w:ind w:left="0"/>
                                <w:jc w:val="left"/>
                                <w:rPr>
                                  <w:rFonts w:cstheme="minorHAnsi"/>
                                  <w:b/>
                                  <w:bCs/>
                                  <w:i w:val="0"/>
                                  <w:iCs w:val="0"/>
                                  <w:color w:val="00008C"/>
                                  <w:sz w:val="40"/>
                                  <w:szCs w:val="40"/>
                                </w:rPr>
                              </w:pPr>
                              <w:bookmarkStart w:id="23" w:name="MC3"/>
                              <w:r>
                                <w:rPr>
                                  <w:rFonts w:cstheme="minorHAnsi"/>
                                  <w:b/>
                                  <w:bCs/>
                                  <w:i w:val="0"/>
                                  <w:iCs w:val="0"/>
                                  <w:color w:val="002060"/>
                                  <w:sz w:val="32"/>
                                  <w:szCs w:val="32"/>
                                </w:rPr>
                                <w:t xml:space="preserve">3. </w:t>
                              </w:r>
                              <w:r w:rsidR="00DA6990" w:rsidRPr="00972E92">
                                <w:rPr>
                                  <w:rFonts w:cstheme="minorHAnsi"/>
                                  <w:b/>
                                  <w:bCs/>
                                  <w:i w:val="0"/>
                                  <w:iCs w:val="0"/>
                                  <w:color w:val="002060"/>
                                  <w:sz w:val="32"/>
                                  <w:szCs w:val="32"/>
                                </w:rPr>
                                <w:t>Cloud Modernization Plan</w:t>
                              </w:r>
                              <w:bookmarkEnd w:id="2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5131956" name="Straight Connector 10"/>
                        <wps:cNvCnPr/>
                        <wps:spPr>
                          <a:xfrm flipV="1">
                            <a:off x="0" y="615950"/>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D485E9" id="_x0000_s1045" style="position:absolute;margin-left:0;margin-top:1.7pt;width:449.5pt;height:48.8pt;z-index:251658286;mso-position-horizontal-relative:margin;mso-width-relative:margin;mso-height-relative:margin" coordorigin=",254" coordsize="57086,6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">
                <v:shape id="Text Box 90" o:spid="_x0000_s1046" type="#_x0000_t202" style="position:absolute;left:2730;top:254;width:53213;height:4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" filled="f" stroked="f">
                  <v:textbox>
                    <w:txbxContent>
                      <w:p w14:paraId="7034E90E" w14:textId="04997779" w:rsidR="00DA6990" w:rsidRPr="00972E92" w:rsidRDefault="007C7A9A" w:rsidP="00DA6990">
                        <w:pPr>
                          <w:pStyle w:val="Quote"/>
                          <w:ind w:left="0"/>
                          <w:jc w:val="left"/>
                          <w:rPr>
                            <w:rFonts w:cstheme="minorHAnsi"/>
                            <w:b/>
                            <w:bCs/>
                            <w:i w:val="0"/>
                            <w:iCs w:val="0"/>
                            <w:color w:val="00008C"/>
                            <w:sz w:val="40"/>
                            <w:szCs w:val="40"/>
                          </w:rPr>
                        </w:pPr>
                        <w:bookmarkStart w:id="24" w:name="MC3"/>
                        <w:r>
                          <w:rPr>
                            <w:rFonts w:cstheme="minorHAnsi"/>
                            <w:b/>
                            <w:bCs/>
                            <w:i w:val="0"/>
                            <w:iCs w:val="0"/>
                            <w:color w:val="002060"/>
                            <w:sz w:val="32"/>
                            <w:szCs w:val="32"/>
                          </w:rPr>
                          <w:t xml:space="preserve">3. </w:t>
                        </w:r>
                        <w:r w:rsidR="00DA6990" w:rsidRPr="00972E92">
                          <w:rPr>
                            <w:rFonts w:cstheme="minorHAnsi"/>
                            <w:b/>
                            <w:bCs/>
                            <w:i w:val="0"/>
                            <w:iCs w:val="0"/>
                            <w:color w:val="002060"/>
                            <w:sz w:val="32"/>
                            <w:szCs w:val="32"/>
                          </w:rPr>
                          <w:t>Cloud Modernization Plan</w:t>
                        </w:r>
                        <w:bookmarkEnd w:id="24"/>
                      </w:p>
                    </w:txbxContent>
                  </v:textbox>
                </v:shape>
                <v:line id="Straight Connector 10" o:spid="_x0000_s1047" style="position:absolute;flip:y;visibility:visible;mso-wrap-style:square" from="0,6159" to="57086,6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" strokecolor="#002060" strokeweight=".5pt">
                  <v:stroke joinstyle="miter"/>
                </v:line>
                <w10:wrap anchorx="margin"/>
              </v:group>
            </w:pict>
          </mc:Fallback>
        </mc:AlternateContent>
      </w:r>
    </w:p>
    <w:p w14:paraId="7282F12D" w14:textId="69DD070B" w:rsidR="00DA6990" w:rsidRPr="003E4911" w:rsidRDefault="003E4911" w:rsidP="003E4911">
      <w:pPr>
        <w:rPr>
          <w:color w:val="FFFFFF" w:themeColor="background1"/>
        </w:rPr>
      </w:pPr>
      <w:r w:rsidRPr="003E4911">
        <w:rPr>
          <w:rFonts w:ascii="Segoe UI Emoji" w:hAnsi="Segoe UI Emoji" w:cs="Segoe UI Emoji"/>
          <w:b/>
          <w:bCs/>
          <w:color w:val="FFFFFF" w:themeColor="background1"/>
          <w:sz w:val="32"/>
          <w:szCs w:val="32"/>
          <w:shd w:val="clear" w:color="auto" w:fill="002060"/>
        </w:rPr>
        <w:lastRenderedPageBreak/>
        <w:t>☁️</w:t>
      </w:r>
    </w:p>
    <w:p w14:paraId="3F1981C4" w14:textId="77777777" w:rsidR="00DA6990" w:rsidRDefault="00DA6990" w:rsidP="00731041"/>
    <w:p w14:paraId="5C101650" w14:textId="77777777" w:rsidR="00DA6990" w:rsidRDefault="00DA6990" w:rsidP="00731041"/>
    <w:p w14:paraId="736C9791" w14:textId="77777777" w:rsidR="00972E92" w:rsidRPr="00972E92" w:rsidRDefault="00972E92" w:rsidP="00972E92">
      <w:r w:rsidRPr="00972E92">
        <w:t>As part of the broader CDM Modernization initiative, the Cloud Modernization Plan focuses on enabling scalable, cloud-native data integration by transitioning from legacy on-premises ETL infrastructure to modern AWS-based platforms.</w:t>
      </w:r>
    </w:p>
    <w:p w14:paraId="27FF9C53" w14:textId="77777777" w:rsidR="00972E92" w:rsidRPr="00972E92" w:rsidRDefault="00972E92" w:rsidP="00972E92">
      <w:r w:rsidRPr="00972E92">
        <w:t>The plan consists of two key transformation tracks:</w:t>
      </w:r>
    </w:p>
    <w:p w14:paraId="2D42B381" w14:textId="77777777" w:rsidR="00972E92" w:rsidRDefault="00972E92" w:rsidP="00731041"/>
    <w:p w14:paraId="13B7B6E9" w14:textId="77777777" w:rsidR="0071582C" w:rsidRDefault="0071582C" w:rsidP="007946AA">
      <w:pPr>
        <w:rPr>
          <w:b/>
          <w:bCs/>
        </w:rPr>
      </w:pPr>
    </w:p>
    <w:p w14:paraId="4A10D9EC" w14:textId="7FF1AF2D" w:rsidR="00871CE4" w:rsidRPr="00221648" w:rsidRDefault="007C7A9A" w:rsidP="00871CE4">
      <w:pPr>
        <w:pBdr>
          <w:bottom w:val="dotted" w:sz="6" w:space="1" w:color="auto"/>
        </w:pBdr>
        <w:spacing w:line="257" w:lineRule="auto"/>
        <w:rPr>
          <w:b/>
          <w:bCs/>
          <w:color w:val="000000" w:themeColor="text1"/>
          <w:sz w:val="28"/>
          <w:szCs w:val="28"/>
        </w:rPr>
      </w:pPr>
      <w:r>
        <w:rPr>
          <w:b/>
          <w:bCs/>
          <w:color w:val="000000" w:themeColor="text1"/>
          <w:sz w:val="28"/>
          <w:szCs w:val="28"/>
        </w:rPr>
        <w:t>3.</w:t>
      </w:r>
      <w:r w:rsidR="00871CE4">
        <w:rPr>
          <w:b/>
          <w:bCs/>
          <w:color w:val="000000" w:themeColor="text1"/>
          <w:sz w:val="28"/>
          <w:szCs w:val="28"/>
        </w:rPr>
        <w:t>1</w:t>
      </w:r>
      <w:r w:rsidR="00871CE4" w:rsidRPr="00221648">
        <w:rPr>
          <w:b/>
          <w:bCs/>
          <w:color w:val="000000" w:themeColor="text1"/>
          <w:sz w:val="28"/>
          <w:szCs w:val="28"/>
        </w:rPr>
        <w:t xml:space="preserve"> </w:t>
      </w:r>
      <w:bookmarkStart w:id="25" w:name="S3_1"/>
      <w:r w:rsidR="00871CE4" w:rsidRPr="00871CE4">
        <w:rPr>
          <w:b/>
          <w:bCs/>
          <w:color w:val="000000" w:themeColor="text1"/>
          <w:sz w:val="28"/>
          <w:szCs w:val="28"/>
        </w:rPr>
        <w:t>Migration of Informatica Workflows to PySpark</w:t>
      </w:r>
      <w:bookmarkEnd w:id="25"/>
    </w:p>
    <w:p w14:paraId="72E804E6" w14:textId="77777777" w:rsidR="00871CE4" w:rsidRDefault="00871CE4" w:rsidP="007946AA">
      <w:pPr>
        <w:rPr>
          <w:b/>
          <w:bCs/>
        </w:rPr>
      </w:pPr>
    </w:p>
    <w:p w14:paraId="087D81ED" w14:textId="4B124297" w:rsidR="00972E92" w:rsidRPr="00972E92" w:rsidRDefault="00972E92" w:rsidP="007946AA">
      <w:pPr>
        <w:rPr>
          <w:sz w:val="22"/>
          <w:szCs w:val="22"/>
        </w:rPr>
      </w:pPr>
      <w:r w:rsidRPr="00972E92">
        <w:rPr>
          <w:sz w:val="22"/>
          <w:szCs w:val="22"/>
        </w:rPr>
        <w:t>This track involves the automated and semi-automated conversion of ~2,000 existing Informatica PowerCenter workflows into PySpark-based ETL scripts. Using tools like Data Switch, the conversion process ensures the functional parity of business logic while enabling cleaner, more maintainable code that aligns with modern data engineering practices. The migration supports reduced technical debt, improved performance, and easier maintenance across the CDM ecosystem.</w:t>
      </w:r>
    </w:p>
    <w:p w14:paraId="570C62A6" w14:textId="77777777" w:rsidR="00972E92" w:rsidRDefault="00972E92" w:rsidP="007946AA">
      <w:pPr>
        <w:rPr>
          <w:b/>
          <w:bCs/>
        </w:rPr>
      </w:pPr>
    </w:p>
    <w:p w14:paraId="43F4D72F" w14:textId="159B8124" w:rsidR="00871CE4" w:rsidRPr="00221648" w:rsidRDefault="007C7A9A" w:rsidP="00871CE4">
      <w:pPr>
        <w:pBdr>
          <w:bottom w:val="dotted" w:sz="6" w:space="1" w:color="auto"/>
        </w:pBdr>
        <w:spacing w:line="257" w:lineRule="auto"/>
        <w:rPr>
          <w:b/>
          <w:bCs/>
          <w:color w:val="000000" w:themeColor="text1"/>
          <w:sz w:val="28"/>
          <w:szCs w:val="28"/>
        </w:rPr>
      </w:pPr>
      <w:r>
        <w:rPr>
          <w:b/>
          <w:bCs/>
          <w:color w:val="000000" w:themeColor="text1"/>
          <w:sz w:val="28"/>
          <w:szCs w:val="28"/>
        </w:rPr>
        <w:t>3.</w:t>
      </w:r>
      <w:r w:rsidR="00871CE4">
        <w:rPr>
          <w:b/>
          <w:bCs/>
          <w:color w:val="000000" w:themeColor="text1"/>
          <w:sz w:val="28"/>
          <w:szCs w:val="28"/>
        </w:rPr>
        <w:t>2</w:t>
      </w:r>
      <w:r w:rsidR="00871CE4" w:rsidRPr="00221648">
        <w:rPr>
          <w:b/>
          <w:bCs/>
          <w:color w:val="000000" w:themeColor="text1"/>
          <w:sz w:val="28"/>
          <w:szCs w:val="28"/>
        </w:rPr>
        <w:t xml:space="preserve"> </w:t>
      </w:r>
      <w:bookmarkStart w:id="26" w:name="S3_2"/>
      <w:r w:rsidR="00871CE4" w:rsidRPr="00871CE4">
        <w:rPr>
          <w:b/>
          <w:bCs/>
          <w:color w:val="000000" w:themeColor="text1"/>
          <w:sz w:val="28"/>
          <w:szCs w:val="28"/>
        </w:rPr>
        <w:t>Deploying the Converted Pipelines to AWS – Cloud Modernization</w:t>
      </w:r>
      <w:bookmarkEnd w:id="26"/>
    </w:p>
    <w:p w14:paraId="2099B656" w14:textId="77777777" w:rsidR="00871CE4" w:rsidRDefault="00871CE4" w:rsidP="007946AA">
      <w:pPr>
        <w:rPr>
          <w:b/>
          <w:bCs/>
        </w:rPr>
      </w:pPr>
    </w:p>
    <w:p w14:paraId="73F02D77" w14:textId="77777777" w:rsidR="00972E92" w:rsidRDefault="00972E92" w:rsidP="00972E92">
      <w:pPr>
        <w:rPr>
          <w:rFonts w:cstheme="minorHAnsi"/>
          <w:sz w:val="22"/>
          <w:szCs w:val="22"/>
        </w:rPr>
      </w:pPr>
      <w:r w:rsidRPr="00972E92">
        <w:rPr>
          <w:rFonts w:cstheme="minorHAnsi"/>
          <w:sz w:val="22"/>
          <w:szCs w:val="22"/>
        </w:rPr>
        <w:t>Once converted, the PySpark pipelines are deployed on AWS using serverless and scalable data services.</w:t>
      </w:r>
    </w:p>
    <w:p w14:paraId="08ADB905" w14:textId="77777777" w:rsidR="00972E92" w:rsidRDefault="00972E92" w:rsidP="00972E92">
      <w:pPr>
        <w:rPr>
          <w:rFonts w:cstheme="minorHAnsi"/>
          <w:sz w:val="22"/>
          <w:szCs w:val="22"/>
        </w:rPr>
      </w:pPr>
    </w:p>
    <w:p w14:paraId="0D49381B" w14:textId="72AA41DD" w:rsidR="00972E92" w:rsidRDefault="00972E92" w:rsidP="00972E92">
      <w:pPr>
        <w:rPr>
          <w:rFonts w:cstheme="minorHAnsi"/>
          <w:sz w:val="22"/>
          <w:szCs w:val="22"/>
        </w:rPr>
      </w:pPr>
      <w:r w:rsidRPr="00972E92">
        <w:rPr>
          <w:rFonts w:cstheme="minorHAnsi"/>
          <w:sz w:val="22"/>
          <w:szCs w:val="22"/>
        </w:rPr>
        <w:t>Two primary deployment approaches are under consideration:</w:t>
      </w:r>
    </w:p>
    <w:p w14:paraId="05DD245F" w14:textId="77777777" w:rsidR="00972E92" w:rsidRPr="00972E92" w:rsidRDefault="00972E92" w:rsidP="00972E92">
      <w:pPr>
        <w:rPr>
          <w:rFonts w:cstheme="minorHAnsi"/>
          <w:sz w:val="22"/>
          <w:szCs w:val="22"/>
        </w:rPr>
      </w:pPr>
    </w:p>
    <w:p w14:paraId="4CFA0BF8" w14:textId="77777777" w:rsidR="00972E92" w:rsidRPr="00972E92" w:rsidRDefault="00972E92" w:rsidP="004E4D80">
      <w:pPr>
        <w:numPr>
          <w:ilvl w:val="0"/>
          <w:numId w:val="48"/>
        </w:numPr>
        <w:rPr>
          <w:rFonts w:cstheme="minorHAnsi"/>
          <w:sz w:val="22"/>
          <w:szCs w:val="22"/>
        </w:rPr>
      </w:pPr>
      <w:r w:rsidRPr="00972E92">
        <w:rPr>
          <w:rFonts w:cstheme="minorHAnsi"/>
          <w:sz w:val="22"/>
          <w:szCs w:val="22"/>
        </w:rPr>
        <w:t>AWS Glue + Apache Airflow: A fully cloud-native orchestration and execution model, recommended for its flexibility, scalability, and cost-efficiency.</w:t>
      </w:r>
    </w:p>
    <w:p w14:paraId="2FAA10B9" w14:textId="77777777" w:rsidR="00972E92" w:rsidRPr="00972E92" w:rsidRDefault="00972E92" w:rsidP="004E4D80">
      <w:pPr>
        <w:numPr>
          <w:ilvl w:val="0"/>
          <w:numId w:val="48"/>
        </w:numPr>
        <w:rPr>
          <w:rFonts w:cstheme="minorHAnsi"/>
          <w:sz w:val="22"/>
          <w:szCs w:val="22"/>
        </w:rPr>
      </w:pPr>
      <w:r w:rsidRPr="00972E92">
        <w:rPr>
          <w:rFonts w:cstheme="minorHAnsi"/>
          <w:sz w:val="22"/>
          <w:szCs w:val="22"/>
        </w:rPr>
        <w:t>AWS Glue + AutoSys: A transitional hybrid approach leveraging the existing AutoSys scheduler for teams requiring phased adoption.</w:t>
      </w:r>
    </w:p>
    <w:p w14:paraId="11B5BF1B" w14:textId="32E5B00B" w:rsidR="0071582C" w:rsidRDefault="0071582C" w:rsidP="007946AA">
      <w:pPr>
        <w:rPr>
          <w:b/>
          <w:bCs/>
        </w:rPr>
      </w:pPr>
    </w:p>
    <w:p w14:paraId="01F00F79" w14:textId="309F5277" w:rsidR="000706A4" w:rsidRDefault="00625F7B" w:rsidP="007946AA">
      <w:pPr>
        <w:rPr>
          <w:b/>
          <w:bCs/>
        </w:rPr>
      </w:pPr>
      <w:r>
        <w:rPr>
          <w:rFonts w:cstheme="minorHAnsi"/>
          <w:b/>
          <w:bCs/>
          <w:i/>
          <w:iCs/>
          <w:noProof/>
          <w:color w:val="00008C"/>
          <w:sz w:val="32"/>
          <w:szCs w:val="32"/>
        </w:rPr>
        <mc:AlternateContent>
          <mc:Choice Requires="wpg">
            <w:drawing>
              <wp:anchor distT="0" distB="0" distL="114300" distR="114300" simplePos="0" relativeHeight="251658287" behindDoc="0" locked="0" layoutInCell="1" allowOverlap="1" wp14:anchorId="3DCBBB0E" wp14:editId="6AF69FDC">
                <wp:simplePos x="0" y="0"/>
                <wp:positionH relativeFrom="margin">
                  <wp:posOffset>-25400</wp:posOffset>
                </wp:positionH>
                <wp:positionV relativeFrom="paragraph">
                  <wp:posOffset>46990</wp:posOffset>
                </wp:positionV>
                <wp:extent cx="6311900" cy="572770"/>
                <wp:effectExtent l="0" t="0" r="0" b="36830"/>
                <wp:wrapNone/>
                <wp:docPr id="416001751" name="Group 91"/>
                <wp:cNvGraphicFramePr/>
                <a:graphic xmlns:a="http://schemas.openxmlformats.org/drawingml/2006/main">
                  <a:graphicData uri="http://schemas.microsoft.com/office/word/2010/wordprocessingGroup">
                    <wpg:wgp>
                      <wpg:cNvGrpSpPr/>
                      <wpg:grpSpPr>
                        <a:xfrm>
                          <a:off x="0" y="0"/>
                          <a:ext cx="6311900" cy="572770"/>
                          <a:chOff x="-12700" y="19058"/>
                          <a:chExt cx="6311900" cy="573039"/>
                        </a:xfrm>
                      </wpg:grpSpPr>
                      <wps:wsp>
                        <wps:cNvPr id="181498205" name="Text Box 90"/>
                        <wps:cNvSpPr txBox="1"/>
                        <wps:spPr>
                          <a:xfrm>
                            <a:off x="266700" y="19058"/>
                            <a:ext cx="6032500" cy="49553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4620C682" w14:textId="5276A4DB" w:rsidR="000706A4" w:rsidRPr="00972E92" w:rsidRDefault="007C7A9A" w:rsidP="000706A4">
                              <w:pPr>
                                <w:pStyle w:val="Quote"/>
                                <w:ind w:left="0"/>
                                <w:jc w:val="left"/>
                                <w:rPr>
                                  <w:rFonts w:cstheme="minorHAnsi"/>
                                  <w:b/>
                                  <w:bCs/>
                                  <w:i w:val="0"/>
                                  <w:iCs w:val="0"/>
                                  <w:color w:val="00008C"/>
                                  <w:sz w:val="40"/>
                                  <w:szCs w:val="40"/>
                                </w:rPr>
                              </w:pPr>
                              <w:bookmarkStart w:id="27" w:name="MC4"/>
                              <w:r>
                                <w:rPr>
                                  <w:rFonts w:cstheme="minorHAnsi"/>
                                  <w:b/>
                                  <w:bCs/>
                                  <w:i w:val="0"/>
                                  <w:iCs w:val="0"/>
                                  <w:color w:val="002060"/>
                                  <w:sz w:val="32"/>
                                  <w:szCs w:val="32"/>
                                </w:rPr>
                                <w:t xml:space="preserve">4. </w:t>
                              </w:r>
                              <w:r w:rsidR="004E0772" w:rsidRPr="004E0772">
                                <w:rPr>
                                  <w:rFonts w:cstheme="minorHAnsi"/>
                                  <w:b/>
                                  <w:bCs/>
                                  <w:i w:val="0"/>
                                  <w:iCs w:val="0"/>
                                  <w:color w:val="002060"/>
                                  <w:sz w:val="32"/>
                                  <w:szCs w:val="32"/>
                                </w:rPr>
                                <w:t>Evaluation of Informatica Mapping Conversion Methods</w:t>
                              </w:r>
                              <w:bookmarkEnd w:id="2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224489" name="Straight Connector 10"/>
                        <wps:cNvCnPr/>
                        <wps:spPr>
                          <a:xfrm flipV="1">
                            <a:off x="-12700" y="562739"/>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CBBB0E" id="_x0000_s1048" style="position:absolute;margin-left:-2pt;margin-top:3.7pt;width:497pt;height:45.1pt;z-index:251658287;mso-position-horizontal-relative:margin;mso-width-relative:margin;mso-height-relative:margin" coordorigin="-127,190" coordsize="63119,5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">
                <v:shape id="Text Box 90" o:spid="_x0000_s1049" type="#_x0000_t202" style="position:absolute;left:2667;top:190;width:60325;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" filled="f" stroked="f">
                  <v:textbox>
                    <w:txbxContent>
                      <w:p w14:paraId="4620C682" w14:textId="5276A4DB" w:rsidR="000706A4" w:rsidRPr="00972E92" w:rsidRDefault="007C7A9A" w:rsidP="000706A4">
                        <w:pPr>
                          <w:pStyle w:val="Quote"/>
                          <w:ind w:left="0"/>
                          <w:jc w:val="left"/>
                          <w:rPr>
                            <w:rFonts w:cstheme="minorHAnsi"/>
                            <w:b/>
                            <w:bCs/>
                            <w:i w:val="0"/>
                            <w:iCs w:val="0"/>
                            <w:color w:val="00008C"/>
                            <w:sz w:val="40"/>
                            <w:szCs w:val="40"/>
                          </w:rPr>
                        </w:pPr>
                        <w:bookmarkStart w:id="28" w:name="MC4"/>
                        <w:r>
                          <w:rPr>
                            <w:rFonts w:cstheme="minorHAnsi"/>
                            <w:b/>
                            <w:bCs/>
                            <w:i w:val="0"/>
                            <w:iCs w:val="0"/>
                            <w:color w:val="002060"/>
                            <w:sz w:val="32"/>
                            <w:szCs w:val="32"/>
                          </w:rPr>
                          <w:t xml:space="preserve">4. </w:t>
                        </w:r>
                        <w:r w:rsidR="004E0772" w:rsidRPr="004E0772">
                          <w:rPr>
                            <w:rFonts w:cstheme="minorHAnsi"/>
                            <w:b/>
                            <w:bCs/>
                            <w:i w:val="0"/>
                            <w:iCs w:val="0"/>
                            <w:color w:val="002060"/>
                            <w:sz w:val="32"/>
                            <w:szCs w:val="32"/>
                          </w:rPr>
                          <w:t>Evaluation of Informatica Mapping Conversion Methods</w:t>
                        </w:r>
                        <w:bookmarkEnd w:id="28"/>
                      </w:p>
                    </w:txbxContent>
                  </v:textbox>
                </v:shape>
                <v:line id="Straight Connector 10" o:spid="_x0000_s1050" style="position:absolute;flip:y;visibility:visible;mso-wrap-style:square" from="-127,5627" to="56959,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" strokecolor="#002060" strokeweight=".5pt">
                  <v:stroke joinstyle="miter"/>
                </v:line>
                <w10:wrap anchorx="margin"/>
              </v:group>
            </w:pict>
          </mc:Fallback>
        </mc:AlternateContent>
      </w:r>
    </w:p>
    <w:p w14:paraId="41AA8799" w14:textId="623C1DCD" w:rsidR="000706A4" w:rsidRDefault="00625F7B" w:rsidP="007946AA">
      <w:pPr>
        <w:rPr>
          <w:b/>
          <w:bCs/>
        </w:rPr>
      </w:pPr>
      <w:r w:rsidRPr="00625F7B">
        <w:rPr>
          <w:rFonts w:ascii="Segoe UI Emoji" w:hAnsi="Segoe UI Emoji" w:cs="Segoe UI Emoji"/>
          <w:b/>
          <w:bCs/>
          <w:color w:val="FFFFFF" w:themeColor="background1"/>
          <w:sz w:val="32"/>
          <w:szCs w:val="32"/>
          <w:shd w:val="clear" w:color="auto" w:fill="002060"/>
        </w:rPr>
        <w:t>🛠️</w:t>
      </w:r>
    </w:p>
    <w:p w14:paraId="1E3651A6" w14:textId="77777777" w:rsidR="000706A4" w:rsidRDefault="000706A4" w:rsidP="007946AA">
      <w:pPr>
        <w:rPr>
          <w:b/>
          <w:bCs/>
        </w:rPr>
      </w:pPr>
    </w:p>
    <w:p w14:paraId="63001052" w14:textId="77777777" w:rsidR="00625F7B" w:rsidRDefault="00625F7B" w:rsidP="007946AA">
      <w:pPr>
        <w:rPr>
          <w:b/>
          <w:bCs/>
        </w:rPr>
      </w:pPr>
    </w:p>
    <w:p w14:paraId="519D7A94" w14:textId="237D806C" w:rsidR="00542092" w:rsidRPr="00542092" w:rsidRDefault="00542092" w:rsidP="007946AA">
      <w:r w:rsidRPr="00542092">
        <w:t>This section outlines and compares four key strategies for converting Informatica PowerCenter mappings into PySpark: a metadata-driven ingestion framework, a no-code tool-based approach (Data</w:t>
      </w:r>
      <w:r>
        <w:t xml:space="preserve"> </w:t>
      </w:r>
      <w:r w:rsidRPr="00542092">
        <w:t>Switch), AI-powered code generation, and a hybrid method combining automation with manual refinement. Each method is evaluated for scalability, automation potential, and suitability for large-scale enterprise data modernization.</w:t>
      </w:r>
    </w:p>
    <w:p w14:paraId="623E7C8F" w14:textId="77777777" w:rsidR="00625F7B" w:rsidRDefault="00625F7B" w:rsidP="007946AA">
      <w:pPr>
        <w:rPr>
          <w:b/>
          <w:bCs/>
        </w:rPr>
      </w:pPr>
    </w:p>
    <w:p w14:paraId="3BE525BD" w14:textId="23FA0857" w:rsidR="00625F7B" w:rsidRPr="00221648" w:rsidRDefault="007C7A9A" w:rsidP="00625F7B">
      <w:pPr>
        <w:pBdr>
          <w:bottom w:val="dotted" w:sz="6" w:space="1" w:color="auto"/>
        </w:pBdr>
        <w:spacing w:line="257" w:lineRule="auto"/>
        <w:rPr>
          <w:b/>
          <w:bCs/>
          <w:color w:val="000000" w:themeColor="text1"/>
          <w:sz w:val="28"/>
          <w:szCs w:val="28"/>
        </w:rPr>
      </w:pPr>
      <w:bookmarkStart w:id="29" w:name="S4_1"/>
      <w:r>
        <w:rPr>
          <w:b/>
          <w:bCs/>
          <w:color w:val="000000" w:themeColor="text1"/>
          <w:sz w:val="28"/>
          <w:szCs w:val="28"/>
        </w:rPr>
        <w:t>4.</w:t>
      </w:r>
      <w:r w:rsidR="00625F7B">
        <w:rPr>
          <w:b/>
          <w:bCs/>
          <w:color w:val="000000" w:themeColor="text1"/>
          <w:sz w:val="28"/>
          <w:szCs w:val="28"/>
        </w:rPr>
        <w:t>1</w:t>
      </w:r>
      <w:r w:rsidR="00625F7B" w:rsidRPr="00221648">
        <w:rPr>
          <w:b/>
          <w:bCs/>
          <w:color w:val="000000" w:themeColor="text1"/>
          <w:sz w:val="28"/>
          <w:szCs w:val="28"/>
        </w:rPr>
        <w:t xml:space="preserve"> </w:t>
      </w:r>
      <w:r w:rsidR="004E0772" w:rsidRPr="004E0772">
        <w:rPr>
          <w:b/>
          <w:bCs/>
          <w:color w:val="000000" w:themeColor="text1"/>
          <w:sz w:val="28"/>
          <w:szCs w:val="28"/>
        </w:rPr>
        <w:t>Approach Matrix: Converting Informatica to PySpark</w:t>
      </w:r>
    </w:p>
    <w:bookmarkEnd w:id="29"/>
    <w:p w14:paraId="4EBF7268" w14:textId="77777777" w:rsidR="003028C4" w:rsidRDefault="003028C4" w:rsidP="007946AA">
      <w:pPr>
        <w:rPr>
          <w:b/>
          <w:bCs/>
        </w:rPr>
      </w:pPr>
    </w:p>
    <w:p w14:paraId="554A0CA4" w14:textId="77777777" w:rsidR="007946AA" w:rsidRDefault="007946AA" w:rsidP="007946AA">
      <w:r w:rsidRPr="00552D65">
        <w:t>Migrating more than 2,000 Informatica workflow mappings to PySpark is a complex but essential step toward modernizing data infrastructure. Several viable methods exist—ranging from manual rewrites to fully automated, no-code tools—each offering different levels of automation, development effort, and technical flexibility. The following summary outlines the most practical and widely adopted approaches for this transformation.</w:t>
      </w:r>
    </w:p>
    <w:p w14:paraId="44AE04DC" w14:textId="77777777" w:rsidR="00542092" w:rsidRPr="00552D65" w:rsidRDefault="00542092" w:rsidP="007946AA"/>
    <w:p w14:paraId="14D3C5D3" w14:textId="77777777" w:rsidR="007946AA" w:rsidRPr="002C6CE7" w:rsidRDefault="007946AA" w:rsidP="007946AA">
      <w:pPr>
        <w:rPr>
          <w:b/>
          <w:bCs/>
        </w:rPr>
      </w:pPr>
    </w:p>
    <w:tbl>
      <w:tblPr>
        <w:tblStyle w:val="ListTable2-Accent5"/>
        <w:tblW w:w="0" w:type="auto"/>
        <w:tblLook w:val="04A0" w:firstRow="1" w:lastRow="0" w:firstColumn="1" w:lastColumn="0" w:noHBand="0" w:noVBand="1"/>
      </w:tblPr>
      <w:tblGrid>
        <w:gridCol w:w="1343"/>
        <w:gridCol w:w="1519"/>
        <w:gridCol w:w="1899"/>
        <w:gridCol w:w="1429"/>
        <w:gridCol w:w="1454"/>
        <w:gridCol w:w="1831"/>
      </w:tblGrid>
      <w:tr w:rsidR="000706A4" w:rsidRPr="00552D65" w14:paraId="30074BE0" w14:textId="77777777" w:rsidTr="00715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58E5C1" w14:textId="77777777" w:rsidR="007946AA" w:rsidRPr="0071582C" w:rsidRDefault="007946AA" w:rsidP="00CC0E27">
            <w:pPr>
              <w:spacing w:after="160" w:line="259" w:lineRule="auto"/>
              <w:rPr>
                <w:color w:val="002060"/>
              </w:rPr>
            </w:pPr>
            <w:r w:rsidRPr="0071582C">
              <w:rPr>
                <w:color w:val="002060"/>
              </w:rPr>
              <w:t>Option Name</w:t>
            </w:r>
          </w:p>
        </w:tc>
        <w:tc>
          <w:tcPr>
            <w:tcW w:w="0" w:type="auto"/>
            <w:hideMark/>
          </w:tcPr>
          <w:p w14:paraId="3C72D622" w14:textId="77777777" w:rsidR="007946AA" w:rsidRPr="0071582C" w:rsidRDefault="007946AA" w:rsidP="00CC0E27">
            <w:pPr>
              <w:spacing w:after="160" w:line="259" w:lineRule="auto"/>
              <w:cnfStyle w:val="100000000000" w:firstRow="1" w:lastRow="0" w:firstColumn="0" w:lastColumn="0" w:oddVBand="0" w:evenVBand="0" w:oddHBand="0" w:evenHBand="0" w:firstRowFirstColumn="0" w:firstRowLastColumn="0" w:lastRowFirstColumn="0" w:lastRowLastColumn="0"/>
              <w:rPr>
                <w:color w:val="002060"/>
              </w:rPr>
            </w:pPr>
            <w:r w:rsidRPr="0071582C">
              <w:rPr>
                <w:color w:val="002060"/>
              </w:rPr>
              <w:t>Description</w:t>
            </w:r>
          </w:p>
        </w:tc>
        <w:tc>
          <w:tcPr>
            <w:tcW w:w="0" w:type="auto"/>
            <w:hideMark/>
          </w:tcPr>
          <w:p w14:paraId="1C8DB8F6" w14:textId="77777777" w:rsidR="007946AA" w:rsidRPr="0071582C" w:rsidRDefault="007946AA" w:rsidP="00CC0E27">
            <w:pPr>
              <w:spacing w:after="160" w:line="259" w:lineRule="auto"/>
              <w:cnfStyle w:val="100000000000" w:firstRow="1" w:lastRow="0" w:firstColumn="0" w:lastColumn="0" w:oddVBand="0" w:evenVBand="0" w:oddHBand="0" w:evenHBand="0" w:firstRowFirstColumn="0" w:firstRowLastColumn="0" w:lastRowFirstColumn="0" w:lastRowLastColumn="0"/>
              <w:rPr>
                <w:color w:val="002060"/>
              </w:rPr>
            </w:pPr>
            <w:r w:rsidRPr="0071582C">
              <w:rPr>
                <w:color w:val="002060"/>
              </w:rPr>
              <w:t>Best For</w:t>
            </w:r>
          </w:p>
        </w:tc>
        <w:tc>
          <w:tcPr>
            <w:tcW w:w="0" w:type="auto"/>
            <w:hideMark/>
          </w:tcPr>
          <w:p w14:paraId="03FD6A58" w14:textId="77777777" w:rsidR="007946AA" w:rsidRPr="0071582C" w:rsidRDefault="007946AA" w:rsidP="00CC0E27">
            <w:pPr>
              <w:spacing w:after="160" w:line="259" w:lineRule="auto"/>
              <w:cnfStyle w:val="100000000000" w:firstRow="1" w:lastRow="0" w:firstColumn="0" w:lastColumn="0" w:oddVBand="0" w:evenVBand="0" w:oddHBand="0" w:evenHBand="0" w:firstRowFirstColumn="0" w:firstRowLastColumn="0" w:lastRowFirstColumn="0" w:lastRowLastColumn="0"/>
              <w:rPr>
                <w:color w:val="002060"/>
              </w:rPr>
            </w:pPr>
            <w:r w:rsidRPr="0071582C">
              <w:rPr>
                <w:color w:val="002060"/>
              </w:rPr>
              <w:t>Automation Level (Est.)</w:t>
            </w:r>
          </w:p>
        </w:tc>
        <w:tc>
          <w:tcPr>
            <w:tcW w:w="0" w:type="auto"/>
            <w:hideMark/>
          </w:tcPr>
          <w:p w14:paraId="2BE5758E" w14:textId="77777777" w:rsidR="007946AA" w:rsidRPr="0071582C" w:rsidRDefault="007946AA" w:rsidP="00CC0E27">
            <w:pPr>
              <w:spacing w:after="160" w:line="259" w:lineRule="auto"/>
              <w:cnfStyle w:val="100000000000" w:firstRow="1" w:lastRow="0" w:firstColumn="0" w:lastColumn="0" w:oddVBand="0" w:evenVBand="0" w:oddHBand="0" w:evenHBand="0" w:firstRowFirstColumn="0" w:firstRowLastColumn="0" w:lastRowFirstColumn="0" w:lastRowLastColumn="0"/>
              <w:rPr>
                <w:color w:val="002060"/>
              </w:rPr>
            </w:pPr>
            <w:r w:rsidRPr="0071582C">
              <w:rPr>
                <w:color w:val="002060"/>
              </w:rPr>
              <w:t>Pros</w:t>
            </w:r>
          </w:p>
        </w:tc>
        <w:tc>
          <w:tcPr>
            <w:tcW w:w="0" w:type="auto"/>
            <w:hideMark/>
          </w:tcPr>
          <w:p w14:paraId="1CDB9C49" w14:textId="77777777" w:rsidR="007946AA" w:rsidRPr="0071582C" w:rsidRDefault="007946AA" w:rsidP="00CC0E27">
            <w:pPr>
              <w:spacing w:after="160" w:line="259" w:lineRule="auto"/>
              <w:cnfStyle w:val="100000000000" w:firstRow="1" w:lastRow="0" w:firstColumn="0" w:lastColumn="0" w:oddVBand="0" w:evenVBand="0" w:oddHBand="0" w:evenHBand="0" w:firstRowFirstColumn="0" w:firstRowLastColumn="0" w:lastRowFirstColumn="0" w:lastRowLastColumn="0"/>
              <w:rPr>
                <w:color w:val="002060"/>
              </w:rPr>
            </w:pPr>
            <w:r w:rsidRPr="0071582C">
              <w:rPr>
                <w:color w:val="002060"/>
              </w:rPr>
              <w:t>Cons</w:t>
            </w:r>
          </w:p>
        </w:tc>
      </w:tr>
      <w:tr w:rsidR="000706A4" w:rsidRPr="00552D65" w14:paraId="425B478E" w14:textId="77777777" w:rsidTr="0071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22F6A26C" w14:textId="77777777" w:rsidR="007946AA" w:rsidRPr="00552D65" w:rsidRDefault="007946AA" w:rsidP="00CC0E27">
            <w:pPr>
              <w:spacing w:after="160" w:line="259" w:lineRule="auto"/>
            </w:pPr>
            <w:r w:rsidRPr="00552D65">
              <w:rPr>
                <w:b w:val="0"/>
                <w:bCs w:val="0"/>
              </w:rPr>
              <w:t>Manual Coding</w:t>
            </w:r>
          </w:p>
        </w:tc>
        <w:tc>
          <w:tcPr>
            <w:tcW w:w="0" w:type="auto"/>
            <w:hideMark/>
          </w:tcPr>
          <w:p w14:paraId="6AC1DF1A"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Fully manual rewrite of each Informatica mapping in PySpark by a developer.</w:t>
            </w:r>
          </w:p>
        </w:tc>
        <w:tc>
          <w:tcPr>
            <w:tcW w:w="0" w:type="auto"/>
            <w:hideMark/>
          </w:tcPr>
          <w:p w14:paraId="2A98C86E"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Small volumes, one-off critical jobs</w:t>
            </w:r>
          </w:p>
        </w:tc>
        <w:tc>
          <w:tcPr>
            <w:tcW w:w="0" w:type="auto"/>
            <w:hideMark/>
          </w:tcPr>
          <w:p w14:paraId="424DF196"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~0%</w:t>
            </w:r>
          </w:p>
        </w:tc>
        <w:tc>
          <w:tcPr>
            <w:tcW w:w="0" w:type="auto"/>
            <w:hideMark/>
          </w:tcPr>
          <w:p w14:paraId="4339E83A"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Full control, precise logic replication</w:t>
            </w:r>
          </w:p>
        </w:tc>
        <w:tc>
          <w:tcPr>
            <w:tcW w:w="0" w:type="auto"/>
            <w:hideMark/>
          </w:tcPr>
          <w:p w14:paraId="1F8EBFA8"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Not scalable, time-consuming, high cost</w:t>
            </w:r>
          </w:p>
        </w:tc>
      </w:tr>
      <w:tr w:rsidR="007946AA" w:rsidRPr="00552D65" w14:paraId="6428EF65" w14:textId="77777777" w:rsidTr="0071582C">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42D4DCEA" w14:textId="77777777" w:rsidR="007946AA" w:rsidRPr="00552D65" w:rsidRDefault="007946AA" w:rsidP="00CC0E27">
            <w:pPr>
              <w:spacing w:after="160" w:line="259" w:lineRule="auto"/>
            </w:pPr>
            <w:r w:rsidRPr="00552D65">
              <w:rPr>
                <w:b w:val="0"/>
                <w:bCs w:val="0"/>
              </w:rPr>
              <w:t>Custom XML-to-PySpark Parser</w:t>
            </w:r>
          </w:p>
        </w:tc>
        <w:tc>
          <w:tcPr>
            <w:tcW w:w="0" w:type="auto"/>
            <w:hideMark/>
          </w:tcPr>
          <w:p w14:paraId="7B2BDE09"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Internal tool reads Informatica XML and generates PySpark scripts using business rules.</w:t>
            </w:r>
          </w:p>
        </w:tc>
        <w:tc>
          <w:tcPr>
            <w:tcW w:w="0" w:type="auto"/>
            <w:hideMark/>
          </w:tcPr>
          <w:p w14:paraId="5CF20816"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Orgs with common mapping patterns and in-house engineering</w:t>
            </w:r>
          </w:p>
        </w:tc>
        <w:tc>
          <w:tcPr>
            <w:tcW w:w="0" w:type="auto"/>
            <w:hideMark/>
          </w:tcPr>
          <w:p w14:paraId="4C2D27E8"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~50%</w:t>
            </w:r>
          </w:p>
        </w:tc>
        <w:tc>
          <w:tcPr>
            <w:tcW w:w="0" w:type="auto"/>
            <w:hideMark/>
          </w:tcPr>
          <w:p w14:paraId="7B60C90B"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Tailored to your needs, reusable</w:t>
            </w:r>
          </w:p>
        </w:tc>
        <w:tc>
          <w:tcPr>
            <w:tcW w:w="0" w:type="auto"/>
            <w:hideMark/>
          </w:tcPr>
          <w:p w14:paraId="4B0D9C10"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Medium effort to build and maintain</w:t>
            </w:r>
          </w:p>
        </w:tc>
      </w:tr>
      <w:tr w:rsidR="000706A4" w:rsidRPr="00552D65" w14:paraId="5BDA3B26" w14:textId="77777777" w:rsidTr="0071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1174F0E0" w14:textId="77777777" w:rsidR="007946AA" w:rsidRPr="00552D65" w:rsidRDefault="007946AA" w:rsidP="00CC0E27">
            <w:pPr>
              <w:spacing w:after="160" w:line="259" w:lineRule="auto"/>
            </w:pPr>
            <w:r w:rsidRPr="00552D65">
              <w:rPr>
                <w:b w:val="0"/>
                <w:bCs w:val="0"/>
              </w:rPr>
              <w:t>DSL-Based Code Generator</w:t>
            </w:r>
          </w:p>
        </w:tc>
        <w:tc>
          <w:tcPr>
            <w:tcW w:w="0" w:type="auto"/>
            <w:hideMark/>
          </w:tcPr>
          <w:p w14:paraId="4E498C87"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Convert Informatica logic into JSON/YAML and use templates to generate PySpark.</w:t>
            </w:r>
          </w:p>
        </w:tc>
        <w:tc>
          <w:tcPr>
            <w:tcW w:w="0" w:type="auto"/>
            <w:hideMark/>
          </w:tcPr>
          <w:p w14:paraId="76A0F7FF"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Teams with strong metadata discipline and repeatable transformations</w:t>
            </w:r>
          </w:p>
        </w:tc>
        <w:tc>
          <w:tcPr>
            <w:tcW w:w="0" w:type="auto"/>
            <w:hideMark/>
          </w:tcPr>
          <w:p w14:paraId="1856F37D"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~60%</w:t>
            </w:r>
          </w:p>
        </w:tc>
        <w:tc>
          <w:tcPr>
            <w:tcW w:w="0" w:type="auto"/>
            <w:hideMark/>
          </w:tcPr>
          <w:p w14:paraId="5AC7D401"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Decouples logic from code, reusable templates</w:t>
            </w:r>
          </w:p>
        </w:tc>
        <w:tc>
          <w:tcPr>
            <w:tcW w:w="0" w:type="auto"/>
            <w:hideMark/>
          </w:tcPr>
          <w:p w14:paraId="3F1D2326"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Requires upfront design of DSL and mappings</w:t>
            </w:r>
          </w:p>
        </w:tc>
      </w:tr>
      <w:tr w:rsidR="007946AA" w:rsidRPr="00552D65" w14:paraId="2ACEC360" w14:textId="77777777" w:rsidTr="0071582C">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5E1C128B" w14:textId="77777777" w:rsidR="007946AA" w:rsidRPr="00552D65" w:rsidRDefault="007946AA" w:rsidP="00CC0E27">
            <w:pPr>
              <w:spacing w:after="160" w:line="259" w:lineRule="auto"/>
            </w:pPr>
            <w:r w:rsidRPr="00552D65">
              <w:rPr>
                <w:b w:val="0"/>
                <w:bCs w:val="0"/>
              </w:rPr>
              <w:t>LLM/AI-Assisted Code Generation</w:t>
            </w:r>
          </w:p>
        </w:tc>
        <w:tc>
          <w:tcPr>
            <w:tcW w:w="0" w:type="auto"/>
            <w:hideMark/>
          </w:tcPr>
          <w:p w14:paraId="7600545B"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Use LLMs like GPT to convert mappings from XML to PySpark using predefined patterns.</w:t>
            </w:r>
          </w:p>
        </w:tc>
        <w:tc>
          <w:tcPr>
            <w:tcW w:w="0" w:type="auto"/>
            <w:hideMark/>
          </w:tcPr>
          <w:p w14:paraId="05B11C8D"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Teams open to AI experimentation and rapid prototyping</w:t>
            </w:r>
          </w:p>
        </w:tc>
        <w:tc>
          <w:tcPr>
            <w:tcW w:w="0" w:type="auto"/>
            <w:hideMark/>
          </w:tcPr>
          <w:p w14:paraId="76A0F981"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w:t>
            </w:r>
            <w:r>
              <w:t>80-90</w:t>
            </w:r>
            <w:r w:rsidRPr="00552D65">
              <w:t>%</w:t>
            </w:r>
          </w:p>
        </w:tc>
        <w:tc>
          <w:tcPr>
            <w:tcW w:w="0" w:type="auto"/>
            <w:hideMark/>
          </w:tcPr>
          <w:p w14:paraId="1890B11E"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High automation potential, fast output</w:t>
            </w:r>
          </w:p>
        </w:tc>
        <w:tc>
          <w:tcPr>
            <w:tcW w:w="0" w:type="auto"/>
            <w:hideMark/>
          </w:tcPr>
          <w:p w14:paraId="01E78B11"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Needs human QA, may miss complex edge cases</w:t>
            </w:r>
          </w:p>
        </w:tc>
      </w:tr>
      <w:tr w:rsidR="000706A4" w:rsidRPr="00552D65" w14:paraId="76026E4C" w14:textId="77777777" w:rsidTr="0071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44BFC054" w14:textId="77777777" w:rsidR="00542092" w:rsidRDefault="007946AA" w:rsidP="00CC0E27">
            <w:pPr>
              <w:spacing w:after="160" w:line="259" w:lineRule="auto"/>
            </w:pPr>
            <w:r w:rsidRPr="0071582C">
              <w:rPr>
                <w:b w:val="0"/>
                <w:bCs w:val="0"/>
              </w:rPr>
              <w:t>No-Code Converter Tool (Data</w:t>
            </w:r>
          </w:p>
          <w:p w14:paraId="5929F632" w14:textId="20B46CD4" w:rsidR="007946AA" w:rsidRPr="0071582C" w:rsidRDefault="007946AA" w:rsidP="00CC0E27">
            <w:pPr>
              <w:spacing w:after="160" w:line="259" w:lineRule="auto"/>
            </w:pPr>
            <w:r w:rsidRPr="0071582C">
              <w:rPr>
                <w:b w:val="0"/>
                <w:bCs w:val="0"/>
              </w:rPr>
              <w:t>Switch)</w:t>
            </w:r>
          </w:p>
        </w:tc>
        <w:tc>
          <w:tcPr>
            <w:tcW w:w="0" w:type="auto"/>
            <w:hideMark/>
          </w:tcPr>
          <w:p w14:paraId="39D6AF1C" w14:textId="77777777" w:rsidR="007946AA" w:rsidRPr="0071582C"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71582C">
              <w:t xml:space="preserve">Commercial no-code tool to convert Informatica XML to </w:t>
            </w:r>
            <w:r w:rsidRPr="0071582C">
              <w:lastRenderedPageBreak/>
              <w:t>PySpark with configurable logic.</w:t>
            </w:r>
          </w:p>
        </w:tc>
        <w:tc>
          <w:tcPr>
            <w:tcW w:w="0" w:type="auto"/>
            <w:hideMark/>
          </w:tcPr>
          <w:p w14:paraId="7C08A1EE" w14:textId="77777777" w:rsidR="007946AA" w:rsidRPr="0071582C"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71582C">
              <w:lastRenderedPageBreak/>
              <w:t>Enterprises needing speed with moderate customization</w:t>
            </w:r>
          </w:p>
        </w:tc>
        <w:tc>
          <w:tcPr>
            <w:tcW w:w="0" w:type="auto"/>
            <w:hideMark/>
          </w:tcPr>
          <w:p w14:paraId="0811A488" w14:textId="77777777" w:rsidR="00542092"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71582C">
              <w:t>~50-60% (Data</w:t>
            </w:r>
          </w:p>
          <w:p w14:paraId="723922B7" w14:textId="0B424304" w:rsidR="007946AA" w:rsidRPr="0071582C"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71582C">
              <w:t>Switch specific)</w:t>
            </w:r>
          </w:p>
        </w:tc>
        <w:tc>
          <w:tcPr>
            <w:tcW w:w="0" w:type="auto"/>
            <w:hideMark/>
          </w:tcPr>
          <w:p w14:paraId="14F5BF0B" w14:textId="77777777" w:rsidR="007946AA" w:rsidRPr="0071582C"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71582C">
              <w:t>High automation, minimal coding</w:t>
            </w:r>
          </w:p>
        </w:tc>
        <w:tc>
          <w:tcPr>
            <w:tcW w:w="0" w:type="auto"/>
            <w:hideMark/>
          </w:tcPr>
          <w:p w14:paraId="32AEC683" w14:textId="77777777" w:rsidR="007946AA" w:rsidRPr="0071582C"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71582C">
              <w:t xml:space="preserve"> usage cost</w:t>
            </w:r>
          </w:p>
        </w:tc>
      </w:tr>
      <w:tr w:rsidR="007946AA" w:rsidRPr="00552D65" w14:paraId="730CF056" w14:textId="77777777" w:rsidTr="0071582C">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564E4A3A" w14:textId="77777777" w:rsidR="007946AA" w:rsidRPr="00552D65" w:rsidRDefault="007946AA" w:rsidP="00CC0E27">
            <w:pPr>
              <w:spacing w:after="160" w:line="259" w:lineRule="auto"/>
            </w:pPr>
            <w:r w:rsidRPr="00552D65">
              <w:rPr>
                <w:b w:val="0"/>
                <w:bCs w:val="0"/>
              </w:rPr>
              <w:t>Excel-Based Mapping Templates</w:t>
            </w:r>
          </w:p>
        </w:tc>
        <w:tc>
          <w:tcPr>
            <w:tcW w:w="0" w:type="auto"/>
            <w:hideMark/>
          </w:tcPr>
          <w:p w14:paraId="14826D36"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Use Excel to document mapping logic and auto-generate PySpark via Python scripts.</w:t>
            </w:r>
          </w:p>
        </w:tc>
        <w:tc>
          <w:tcPr>
            <w:tcW w:w="0" w:type="auto"/>
            <w:hideMark/>
          </w:tcPr>
          <w:p w14:paraId="6AA477CC"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Data teams comfortable with low-code interfaces</w:t>
            </w:r>
          </w:p>
        </w:tc>
        <w:tc>
          <w:tcPr>
            <w:tcW w:w="0" w:type="auto"/>
            <w:hideMark/>
          </w:tcPr>
          <w:p w14:paraId="4294BC61"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w:t>
            </w:r>
            <w:r>
              <w:t>4</w:t>
            </w:r>
            <w:r w:rsidRPr="00552D65">
              <w:t>0%</w:t>
            </w:r>
          </w:p>
        </w:tc>
        <w:tc>
          <w:tcPr>
            <w:tcW w:w="0" w:type="auto"/>
            <w:hideMark/>
          </w:tcPr>
          <w:p w14:paraId="5F0BA4F6"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Business-user friendly, simple to implement</w:t>
            </w:r>
          </w:p>
        </w:tc>
        <w:tc>
          <w:tcPr>
            <w:tcW w:w="0" w:type="auto"/>
            <w:hideMark/>
          </w:tcPr>
          <w:p w14:paraId="5CC45565"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Not ideal for complex transformations</w:t>
            </w:r>
          </w:p>
        </w:tc>
      </w:tr>
      <w:tr w:rsidR="000706A4" w:rsidRPr="00552D65" w14:paraId="2F20203E" w14:textId="77777777" w:rsidTr="0071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526CFB9E" w14:textId="77777777" w:rsidR="007946AA" w:rsidRPr="00552D65" w:rsidRDefault="007946AA" w:rsidP="00CC0E27">
            <w:pPr>
              <w:spacing w:after="160" w:line="259" w:lineRule="auto"/>
            </w:pPr>
            <w:r w:rsidRPr="00552D65">
              <w:rPr>
                <w:b w:val="0"/>
                <w:bCs w:val="0"/>
              </w:rPr>
              <w:t>Internal GUI Mapping Tool</w:t>
            </w:r>
          </w:p>
        </w:tc>
        <w:tc>
          <w:tcPr>
            <w:tcW w:w="0" w:type="auto"/>
            <w:hideMark/>
          </w:tcPr>
          <w:p w14:paraId="39FDB74A"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Build a web UI (e.g., Streamlit) where users define mappings, and backend generates PySpark.</w:t>
            </w:r>
          </w:p>
        </w:tc>
        <w:tc>
          <w:tcPr>
            <w:tcW w:w="0" w:type="auto"/>
            <w:hideMark/>
          </w:tcPr>
          <w:p w14:paraId="556D5205"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Orgs needing user-friendly control over transformation logic</w:t>
            </w:r>
          </w:p>
        </w:tc>
        <w:tc>
          <w:tcPr>
            <w:tcW w:w="0" w:type="auto"/>
            <w:hideMark/>
          </w:tcPr>
          <w:p w14:paraId="5DF0763C"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~70%</w:t>
            </w:r>
          </w:p>
        </w:tc>
        <w:tc>
          <w:tcPr>
            <w:tcW w:w="0" w:type="auto"/>
            <w:hideMark/>
          </w:tcPr>
          <w:p w14:paraId="6CF4D5A1"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Semi-automated, UI-driven</w:t>
            </w:r>
          </w:p>
        </w:tc>
        <w:tc>
          <w:tcPr>
            <w:tcW w:w="0" w:type="auto"/>
            <w:hideMark/>
          </w:tcPr>
          <w:p w14:paraId="07B468AB"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High upfront development effort</w:t>
            </w:r>
          </w:p>
        </w:tc>
      </w:tr>
      <w:tr w:rsidR="007946AA" w:rsidRPr="00552D65" w14:paraId="2203608F" w14:textId="77777777" w:rsidTr="0071582C">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7E81C63B" w14:textId="77777777" w:rsidR="007946AA" w:rsidRPr="00552D65" w:rsidRDefault="007946AA" w:rsidP="00CC0E27">
            <w:pPr>
              <w:spacing w:after="160" w:line="259" w:lineRule="auto"/>
            </w:pPr>
            <w:r w:rsidRPr="00552D65">
              <w:rPr>
                <w:b w:val="0"/>
                <w:bCs w:val="0"/>
              </w:rPr>
              <w:t>No-Code ETL Tools with Export</w:t>
            </w:r>
          </w:p>
        </w:tc>
        <w:tc>
          <w:tcPr>
            <w:tcW w:w="0" w:type="auto"/>
            <w:hideMark/>
          </w:tcPr>
          <w:p w14:paraId="539ED239"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Rebuild workflows in tools like Talend or NiFi that support PySpark export.</w:t>
            </w:r>
          </w:p>
        </w:tc>
        <w:tc>
          <w:tcPr>
            <w:tcW w:w="0" w:type="auto"/>
            <w:hideMark/>
          </w:tcPr>
          <w:p w14:paraId="0EF3BA3D"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Teams already using these tools for new pipelines</w:t>
            </w:r>
          </w:p>
        </w:tc>
        <w:tc>
          <w:tcPr>
            <w:tcW w:w="0" w:type="auto"/>
            <w:hideMark/>
          </w:tcPr>
          <w:p w14:paraId="373C6E5B"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w:t>
            </w:r>
            <w:r>
              <w:t>6</w:t>
            </w:r>
            <w:r w:rsidRPr="00552D65">
              <w:t>0%</w:t>
            </w:r>
          </w:p>
        </w:tc>
        <w:tc>
          <w:tcPr>
            <w:tcW w:w="0" w:type="auto"/>
            <w:hideMark/>
          </w:tcPr>
          <w:p w14:paraId="24627BBE"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Quick visual mapping, good for simple jobs</w:t>
            </w:r>
          </w:p>
        </w:tc>
        <w:tc>
          <w:tcPr>
            <w:tcW w:w="0" w:type="auto"/>
            <w:hideMark/>
          </w:tcPr>
          <w:p w14:paraId="7131E3F7"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Limited for complex/nested logic</w:t>
            </w:r>
          </w:p>
        </w:tc>
      </w:tr>
      <w:tr w:rsidR="000706A4" w:rsidRPr="00552D65" w14:paraId="48748DEB" w14:textId="77777777" w:rsidTr="0071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769C2217" w14:textId="77777777" w:rsidR="007946AA" w:rsidRPr="00552D65" w:rsidRDefault="007946AA" w:rsidP="00CC0E27">
            <w:pPr>
              <w:spacing w:after="160" w:line="259" w:lineRule="auto"/>
            </w:pPr>
            <w:r w:rsidRPr="00552D65">
              <w:rPr>
                <w:b w:val="0"/>
                <w:bCs w:val="0"/>
              </w:rPr>
              <w:t>Metadata-Driven Code Generation</w:t>
            </w:r>
          </w:p>
        </w:tc>
        <w:tc>
          <w:tcPr>
            <w:tcW w:w="0" w:type="auto"/>
            <w:hideMark/>
          </w:tcPr>
          <w:p w14:paraId="5ED4CBE2"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Use metadata lineage tools to extract logic and auto-generate PySpark code</w:t>
            </w:r>
            <w:r>
              <w:t>.</w:t>
            </w:r>
          </w:p>
        </w:tc>
        <w:tc>
          <w:tcPr>
            <w:tcW w:w="0" w:type="auto"/>
            <w:hideMark/>
          </w:tcPr>
          <w:p w14:paraId="249E7CF0"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Enterprises with mature data governance</w:t>
            </w:r>
          </w:p>
        </w:tc>
        <w:tc>
          <w:tcPr>
            <w:tcW w:w="0" w:type="auto"/>
            <w:hideMark/>
          </w:tcPr>
          <w:p w14:paraId="6F2BC2E0"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~80%</w:t>
            </w:r>
          </w:p>
        </w:tc>
        <w:tc>
          <w:tcPr>
            <w:tcW w:w="0" w:type="auto"/>
            <w:hideMark/>
          </w:tcPr>
          <w:p w14:paraId="7CDFF459"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Centralized control, scalable</w:t>
            </w:r>
          </w:p>
        </w:tc>
        <w:tc>
          <w:tcPr>
            <w:tcW w:w="0" w:type="auto"/>
            <w:hideMark/>
          </w:tcPr>
          <w:p w14:paraId="36ADE69B"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High implementation complexity</w:t>
            </w:r>
          </w:p>
        </w:tc>
      </w:tr>
    </w:tbl>
    <w:p w14:paraId="3A754065" w14:textId="77777777" w:rsidR="007946AA" w:rsidRDefault="007946AA" w:rsidP="007946AA"/>
    <w:p w14:paraId="3F343C3B" w14:textId="77777777" w:rsidR="007946AA" w:rsidRDefault="007946AA" w:rsidP="007946AA"/>
    <w:p w14:paraId="04E8A16D" w14:textId="6E19F817" w:rsidR="00542092" w:rsidRPr="00221648" w:rsidRDefault="007C7A9A" w:rsidP="00542092">
      <w:pPr>
        <w:pBdr>
          <w:bottom w:val="dotted" w:sz="6" w:space="1" w:color="auto"/>
        </w:pBdr>
        <w:spacing w:line="257" w:lineRule="auto"/>
        <w:rPr>
          <w:b/>
          <w:bCs/>
          <w:color w:val="000000" w:themeColor="text1"/>
          <w:sz w:val="28"/>
          <w:szCs w:val="28"/>
        </w:rPr>
      </w:pPr>
      <w:r>
        <w:rPr>
          <w:b/>
          <w:bCs/>
          <w:color w:val="000000" w:themeColor="text1"/>
          <w:sz w:val="28"/>
          <w:szCs w:val="28"/>
        </w:rPr>
        <w:t>4.</w:t>
      </w:r>
      <w:r w:rsidR="00542092">
        <w:rPr>
          <w:b/>
          <w:bCs/>
          <w:color w:val="000000" w:themeColor="text1"/>
          <w:sz w:val="28"/>
          <w:szCs w:val="28"/>
        </w:rPr>
        <w:t>2</w:t>
      </w:r>
      <w:r w:rsidR="00542092" w:rsidRPr="00221648">
        <w:rPr>
          <w:b/>
          <w:bCs/>
          <w:color w:val="000000" w:themeColor="text1"/>
          <w:sz w:val="28"/>
          <w:szCs w:val="28"/>
        </w:rPr>
        <w:t xml:space="preserve"> </w:t>
      </w:r>
      <w:bookmarkStart w:id="30" w:name="S4_2"/>
      <w:r w:rsidR="00542092" w:rsidRPr="00542092">
        <w:rPr>
          <w:b/>
          <w:bCs/>
          <w:color w:val="000000" w:themeColor="text1"/>
          <w:sz w:val="28"/>
          <w:szCs w:val="28"/>
        </w:rPr>
        <w:t>Metadata driven common ingestion framework</w:t>
      </w:r>
      <w:bookmarkEnd w:id="30"/>
    </w:p>
    <w:p w14:paraId="24483DE5" w14:textId="77777777" w:rsidR="00B75356" w:rsidRDefault="00B75356" w:rsidP="00B75356"/>
    <w:p w14:paraId="0D9FD0DE" w14:textId="2654F503" w:rsidR="00B75356" w:rsidRPr="00B75356" w:rsidRDefault="00B75356" w:rsidP="00B75356">
      <w:r w:rsidRPr="00B75356">
        <w:t>As part of a modern data transformation strategy, the metadata-driven ingestion framework represents a scalable and strategic approach to simplifying ETL modernization. Rather than rewriting thousands of Informatica mappings into individual PySpark scripts, this method centralizes transformation logic into metadata configurations (YAML, JSON, or relational metadata tables). A reusable PySpark engine interprets this metadata at runtime, dynamically executing data extraction, transformation, and load (ETL) processes. In essence, we replace code with configuration—streamlining delivery while enforcing consistency across the pipeline landscape.</w:t>
      </w:r>
    </w:p>
    <w:p w14:paraId="471C98AF" w14:textId="52D43664" w:rsidR="00B75356" w:rsidRPr="00B75356" w:rsidRDefault="00B75356" w:rsidP="00B75356"/>
    <w:p w14:paraId="2F1A48B8" w14:textId="77777777" w:rsidR="00B75356" w:rsidRPr="00B75356" w:rsidRDefault="00B75356" w:rsidP="00B75356">
      <w:r w:rsidRPr="00B75356">
        <w:rPr>
          <w:b/>
          <w:bCs/>
        </w:rPr>
        <w:t>Best Fit Use Cases</w:t>
      </w:r>
      <w:r w:rsidRPr="00B75356">
        <w:br/>
        <w:t>This approach is ideal in environments where a significant portion of ETL workloads follow repeatable patterns—such as standardized ingestion from multiple systems or transformations with minimal variations. It particularly excels in enterprise settings with high job volumes and common logic archetypes, enabling rapid onboarding of new data sources by simply adding or modifying configurations.</w:t>
      </w:r>
    </w:p>
    <w:p w14:paraId="1E6477D6" w14:textId="32377BA9" w:rsidR="00B75356" w:rsidRPr="00B75356" w:rsidRDefault="00B75356" w:rsidP="00B75356"/>
    <w:p w14:paraId="0F56210A" w14:textId="77777777" w:rsidR="00B75356" w:rsidRPr="00B75356" w:rsidRDefault="00B75356" w:rsidP="00B75356">
      <w:r w:rsidRPr="00B75356">
        <w:rPr>
          <w:b/>
          <w:bCs/>
        </w:rPr>
        <w:t>Estimated Automation Potential</w:t>
      </w:r>
      <w:r w:rsidRPr="00B75356">
        <w:br/>
        <w:t>Once the core framework is established, up to 70–85% of the ETL development effort can be automated through configuration. Developers focus on defining metadata—like source/target mappings, transformation rules, and scheduling parameters—rather than writing code. However, building the initial framework demands upfront investment, and complex transformation scenarios may still require tailored PySpark scripts.</w:t>
      </w:r>
    </w:p>
    <w:p w14:paraId="763E3D5E" w14:textId="158FDA5D" w:rsidR="00B75356" w:rsidRPr="00B75356" w:rsidRDefault="00B75356" w:rsidP="00B75356"/>
    <w:p w14:paraId="4CC53CF4" w14:textId="77777777" w:rsidR="00B75356" w:rsidRDefault="00B75356" w:rsidP="00B75356">
      <w:pPr>
        <w:rPr>
          <w:b/>
          <w:bCs/>
        </w:rPr>
      </w:pPr>
      <w:r w:rsidRPr="00B75356">
        <w:rPr>
          <w:b/>
          <w:bCs/>
        </w:rPr>
        <w:t>Key Advantages</w:t>
      </w:r>
    </w:p>
    <w:p w14:paraId="31446CB8" w14:textId="77777777" w:rsidR="00B75356" w:rsidRPr="00B75356" w:rsidRDefault="00B75356" w:rsidP="00B75356"/>
    <w:p w14:paraId="45C03595" w14:textId="77777777" w:rsidR="00B75356" w:rsidRDefault="00B75356" w:rsidP="004E4D80">
      <w:pPr>
        <w:numPr>
          <w:ilvl w:val="0"/>
          <w:numId w:val="49"/>
        </w:numPr>
      </w:pPr>
      <w:r w:rsidRPr="00B75356">
        <w:rPr>
          <w:b/>
          <w:bCs/>
        </w:rPr>
        <w:t>Reusability at Scale</w:t>
      </w:r>
      <w:r w:rsidRPr="00B75356">
        <w:t>: A single PySpark engine can execute hundreds of pipelines by simply swapping metadata inputs, dramatically reducing code redundancy and promoting uniformity across ETL layers.</w:t>
      </w:r>
    </w:p>
    <w:p w14:paraId="3C2E3775" w14:textId="77777777" w:rsidR="00B75356" w:rsidRPr="00B75356" w:rsidRDefault="00B75356" w:rsidP="00B75356">
      <w:pPr>
        <w:ind w:left="720"/>
      </w:pPr>
    </w:p>
    <w:p w14:paraId="79D45FE7" w14:textId="77777777" w:rsidR="00B75356" w:rsidRDefault="00B75356" w:rsidP="004E4D80">
      <w:pPr>
        <w:numPr>
          <w:ilvl w:val="0"/>
          <w:numId w:val="49"/>
        </w:numPr>
      </w:pPr>
      <w:r w:rsidRPr="00B75356">
        <w:rPr>
          <w:b/>
          <w:bCs/>
        </w:rPr>
        <w:t>Faster Delivery</w:t>
      </w:r>
      <w:r w:rsidRPr="00B75356">
        <w:t>: New jobs can often be added with minimal coding—speeding up time-to-value, especially in rapidly evolving data environments.</w:t>
      </w:r>
    </w:p>
    <w:p w14:paraId="5FF5863E" w14:textId="77777777" w:rsidR="00B75356" w:rsidRPr="00B75356" w:rsidRDefault="00B75356" w:rsidP="00B75356"/>
    <w:p w14:paraId="63702BC2" w14:textId="77777777" w:rsidR="00B75356" w:rsidRDefault="00B75356" w:rsidP="004E4D80">
      <w:pPr>
        <w:numPr>
          <w:ilvl w:val="0"/>
          <w:numId w:val="49"/>
        </w:numPr>
      </w:pPr>
      <w:r w:rsidRPr="00B75356">
        <w:rPr>
          <w:b/>
          <w:bCs/>
        </w:rPr>
        <w:t>Improved Governance and Quality</w:t>
      </w:r>
      <w:r w:rsidRPr="00B75356">
        <w:t>: Centralizing logic enables built-in enforcement of enterprise data standards, lineage tracking, and validation rules, which are often inconsistent in hand-coded pipelines.</w:t>
      </w:r>
    </w:p>
    <w:p w14:paraId="1F3D8617" w14:textId="77777777" w:rsidR="00B75356" w:rsidRPr="00B75356" w:rsidRDefault="00B75356" w:rsidP="00B75356">
      <w:pPr>
        <w:ind w:left="720"/>
      </w:pPr>
    </w:p>
    <w:p w14:paraId="61641FA6" w14:textId="5A46DAE1" w:rsidR="005459AC" w:rsidRDefault="00B75356" w:rsidP="004E4D80">
      <w:pPr>
        <w:numPr>
          <w:ilvl w:val="0"/>
          <w:numId w:val="49"/>
        </w:numPr>
      </w:pPr>
      <w:r w:rsidRPr="00B75356">
        <w:rPr>
          <w:b/>
          <w:bCs/>
        </w:rPr>
        <w:t>Cross-Environment Flexibility</w:t>
      </w:r>
      <w:r w:rsidRPr="00B75356">
        <w:t>: With execution logic abstracted into metadata, the same framework can support cloud-native platforms (e.g., AWS Glue, EMR) and on-prem Spark clusters with minimal change.</w:t>
      </w:r>
    </w:p>
    <w:p w14:paraId="07A4B08C" w14:textId="77777777" w:rsidR="00041617" w:rsidRDefault="00041617" w:rsidP="00041617">
      <w:pPr>
        <w:pStyle w:val="ListParagraph"/>
      </w:pPr>
    </w:p>
    <w:p w14:paraId="647C17AA" w14:textId="77777777" w:rsidR="00041617" w:rsidRPr="00DA2106" w:rsidRDefault="00041617" w:rsidP="00041617"/>
    <w:p w14:paraId="0402783B" w14:textId="77777777" w:rsidR="00B75356" w:rsidRDefault="00B75356" w:rsidP="007946AA">
      <w:pPr>
        <w:rPr>
          <w:b/>
          <w:bCs/>
        </w:rPr>
      </w:pPr>
    </w:p>
    <w:p w14:paraId="16B9B0E8" w14:textId="6880B481" w:rsidR="005459AC" w:rsidRDefault="007C7A9A" w:rsidP="005459AC">
      <w:pPr>
        <w:pBdr>
          <w:bottom w:val="dotted" w:sz="6" w:space="1" w:color="auto"/>
        </w:pBdr>
        <w:spacing w:line="257" w:lineRule="auto"/>
        <w:rPr>
          <w:b/>
          <w:bCs/>
        </w:rPr>
      </w:pPr>
      <w:r>
        <w:rPr>
          <w:b/>
          <w:bCs/>
          <w:color w:val="000000" w:themeColor="text1"/>
          <w:sz w:val="28"/>
          <w:szCs w:val="28"/>
        </w:rPr>
        <w:t>4.</w:t>
      </w:r>
      <w:r w:rsidR="005459AC">
        <w:rPr>
          <w:b/>
          <w:bCs/>
          <w:color w:val="000000" w:themeColor="text1"/>
          <w:sz w:val="28"/>
          <w:szCs w:val="28"/>
        </w:rPr>
        <w:t>3</w:t>
      </w:r>
      <w:r w:rsidR="005459AC" w:rsidRPr="00221648">
        <w:rPr>
          <w:b/>
          <w:bCs/>
          <w:color w:val="000000" w:themeColor="text1"/>
          <w:sz w:val="28"/>
          <w:szCs w:val="28"/>
        </w:rPr>
        <w:t xml:space="preserve"> </w:t>
      </w:r>
      <w:bookmarkStart w:id="31" w:name="S4_3"/>
      <w:r w:rsidR="005459AC" w:rsidRPr="005459AC">
        <w:rPr>
          <w:b/>
          <w:bCs/>
          <w:color w:val="000000" w:themeColor="text1"/>
          <w:sz w:val="28"/>
          <w:szCs w:val="28"/>
        </w:rPr>
        <w:t>Data Switch Tool-Based Conversion</w:t>
      </w:r>
      <w:bookmarkEnd w:id="31"/>
    </w:p>
    <w:p w14:paraId="48A4D56C" w14:textId="77777777" w:rsidR="005459AC" w:rsidRDefault="005459AC" w:rsidP="007946AA">
      <w:pPr>
        <w:rPr>
          <w:b/>
          <w:bCs/>
        </w:rPr>
      </w:pPr>
    </w:p>
    <w:p w14:paraId="072ABA46" w14:textId="0590746E" w:rsidR="00B85F0C" w:rsidRPr="00B85F0C" w:rsidRDefault="00B85F0C" w:rsidP="007946AA">
      <w:r w:rsidRPr="00B85F0C">
        <w:lastRenderedPageBreak/>
        <w:t>The Data</w:t>
      </w:r>
      <w:r>
        <w:t xml:space="preserve"> </w:t>
      </w:r>
      <w:r w:rsidRPr="00B85F0C">
        <w:t>Switch tool-based approach offers a semi-automated, no-code solution to convert Informatica PowerCenter mappings into PySpark scripts. It is purpose-built to accelerate ETL modernization by translating exported Informatica XML files into runnable PySpark code using a configurable engine. This approach minimizes manual development while maintaining fidelity to the original transformation logic, making it ideal for enterprise environments prioritizing speed, consistency, and lower migration risk.</w:t>
      </w:r>
    </w:p>
    <w:p w14:paraId="5699E471" w14:textId="77777777" w:rsidR="00B85F0C" w:rsidRDefault="00B85F0C" w:rsidP="007946AA">
      <w:pPr>
        <w:rPr>
          <w:b/>
          <w:bCs/>
        </w:rPr>
      </w:pPr>
    </w:p>
    <w:p w14:paraId="5C5E833A" w14:textId="47FC2DAD" w:rsidR="00B85F0C" w:rsidRDefault="008752B6" w:rsidP="007946AA">
      <w:pPr>
        <w:rPr>
          <w:b/>
          <w:bCs/>
        </w:rPr>
      </w:pPr>
      <w:r w:rsidRPr="008752B6">
        <w:rPr>
          <w:b/>
          <w:bCs/>
        </w:rPr>
        <w:t>Estimated Automation Potential</w:t>
      </w:r>
      <w:r w:rsidRPr="008752B6">
        <w:rPr>
          <w:b/>
          <w:bCs/>
        </w:rPr>
        <w:br/>
      </w:r>
      <w:r w:rsidRPr="008752B6">
        <w:t xml:space="preserve">Automation levels range between 50% and </w:t>
      </w:r>
      <w:r>
        <w:t>6</w:t>
      </w:r>
      <w:r w:rsidRPr="008752B6">
        <w:t>0%, depending on the complexity of the mapping. For straightforward mappings, the tool can generate production-ready PySpark code with minimal adjustments. For complex workflows involving custom logic, stored procedures, or unusual data patterns, post-generation refinement is typically required.</w:t>
      </w:r>
    </w:p>
    <w:p w14:paraId="06444ED2" w14:textId="77777777" w:rsidR="00B85F0C" w:rsidRDefault="00B85F0C" w:rsidP="007946AA">
      <w:pPr>
        <w:rPr>
          <w:b/>
          <w:bCs/>
        </w:rPr>
      </w:pPr>
    </w:p>
    <w:p w14:paraId="1DD0CF74" w14:textId="77777777" w:rsidR="00B75356" w:rsidRDefault="00B75356" w:rsidP="00B75356">
      <w:pPr>
        <w:rPr>
          <w:b/>
          <w:bCs/>
        </w:rPr>
      </w:pPr>
      <w:r w:rsidRPr="00040BEA">
        <w:rPr>
          <w:b/>
          <w:bCs/>
        </w:rPr>
        <w:t>Informatica Workflow to PySpark Code Conversion – Step-by-Step Process using Data</w:t>
      </w:r>
      <w:r>
        <w:rPr>
          <w:b/>
          <w:bCs/>
        </w:rPr>
        <w:t xml:space="preserve"> </w:t>
      </w:r>
      <w:r w:rsidRPr="00040BEA">
        <w:rPr>
          <w:b/>
          <w:bCs/>
        </w:rPr>
        <w:t>Switch</w:t>
      </w:r>
    </w:p>
    <w:p w14:paraId="6EB36948" w14:textId="77777777" w:rsidR="00B75356" w:rsidRDefault="00B75356" w:rsidP="00B75356">
      <w:r w:rsidRPr="00040BEA">
        <w:t>This diagram outlines the end-to-end workflow for converting Informatica PowerCenter mappings (XML exports) into PySpark scripts using a semi-automated approach via Data</w:t>
      </w:r>
      <w:r>
        <w:t xml:space="preserve"> </w:t>
      </w:r>
      <w:r w:rsidRPr="00040BEA">
        <w:t>Switch, a no-code conversion tool. It visualizes how technical teams can efficiently transition legacy ETL workflows to a modern PySpark-based architecture while ensuring validation, quality, and functional equivalence with the original mappings.</w:t>
      </w:r>
    </w:p>
    <w:p w14:paraId="73DAEEAE" w14:textId="77777777" w:rsidR="00B75356" w:rsidRDefault="00B75356" w:rsidP="00B75356"/>
    <w:p w14:paraId="31038F69" w14:textId="77777777" w:rsidR="00B75356" w:rsidRPr="00040BEA" w:rsidRDefault="00B75356" w:rsidP="00B75356">
      <w:r w:rsidRPr="00040BEA">
        <w:rPr>
          <w:noProof/>
        </w:rPr>
        <w:drawing>
          <wp:inline distT="0" distB="0" distL="0" distR="0" wp14:anchorId="37BC9BC9" wp14:editId="56EA2D59">
            <wp:extent cx="5811002" cy="1517650"/>
            <wp:effectExtent l="0" t="0" r="0" b="6350"/>
            <wp:docPr id="22179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99187" name=""/>
                    <pic:cNvPicPr/>
                  </pic:nvPicPr>
                  <pic:blipFill>
                    <a:blip r:embed="rId54"/>
                    <a:stretch>
                      <a:fillRect/>
                    </a:stretch>
                  </pic:blipFill>
                  <pic:spPr>
                    <a:xfrm>
                      <a:off x="0" y="0"/>
                      <a:ext cx="5811002" cy="1517650"/>
                    </a:xfrm>
                    <a:prstGeom prst="rect">
                      <a:avLst/>
                    </a:prstGeom>
                  </pic:spPr>
                </pic:pic>
              </a:graphicData>
            </a:graphic>
          </wp:inline>
        </w:drawing>
      </w:r>
    </w:p>
    <w:p w14:paraId="6DE7F711" w14:textId="77777777" w:rsidR="008752B6" w:rsidRDefault="00B75356" w:rsidP="00B75356">
      <w:pPr>
        <w:rPr>
          <w:b/>
          <w:bCs/>
        </w:rPr>
      </w:pPr>
      <w:r>
        <w:rPr>
          <w:b/>
          <w:bCs/>
        </w:rPr>
        <w:br/>
      </w:r>
    </w:p>
    <w:p w14:paraId="70A16EE8" w14:textId="76FE40A2" w:rsidR="00B75356" w:rsidRDefault="00B75356" w:rsidP="00B75356">
      <w:pPr>
        <w:rPr>
          <w:b/>
          <w:bCs/>
        </w:rPr>
      </w:pPr>
      <w:r w:rsidRPr="00040BEA">
        <w:rPr>
          <w:b/>
          <w:bCs/>
        </w:rPr>
        <w:t>Step-by-Step Explanation</w:t>
      </w:r>
    </w:p>
    <w:p w14:paraId="7C28AA39" w14:textId="77777777" w:rsidR="00B75356" w:rsidRPr="00040BEA" w:rsidRDefault="00B75356" w:rsidP="00B75356">
      <w:pPr>
        <w:rPr>
          <w:b/>
          <w:bCs/>
        </w:rPr>
      </w:pPr>
    </w:p>
    <w:p w14:paraId="3F1734EF" w14:textId="77777777" w:rsidR="00B75356" w:rsidRPr="00040BEA" w:rsidRDefault="00B75356" w:rsidP="00B75356">
      <w:r w:rsidRPr="00040BEA">
        <w:t xml:space="preserve">1. </w:t>
      </w:r>
      <w:r w:rsidRPr="00040BEA">
        <w:rPr>
          <w:b/>
          <w:bCs/>
        </w:rPr>
        <w:t>Start Informatica Export</w:t>
      </w:r>
    </w:p>
    <w:p w14:paraId="785681C6" w14:textId="77777777" w:rsidR="00B75356" w:rsidRPr="00040BEA" w:rsidRDefault="00B75356" w:rsidP="004E4D80">
      <w:pPr>
        <w:numPr>
          <w:ilvl w:val="0"/>
          <w:numId w:val="16"/>
        </w:numPr>
        <w:spacing w:after="160" w:line="259" w:lineRule="auto"/>
      </w:pPr>
      <w:r w:rsidRPr="00040BEA">
        <w:t>Begin by identifying the Informatica PowerCenter mappings intended for migration.</w:t>
      </w:r>
    </w:p>
    <w:p w14:paraId="29BD77AD" w14:textId="77777777" w:rsidR="00B75356" w:rsidRPr="00040BEA" w:rsidRDefault="00B75356" w:rsidP="004E4D80">
      <w:pPr>
        <w:numPr>
          <w:ilvl w:val="0"/>
          <w:numId w:val="16"/>
        </w:numPr>
        <w:spacing w:after="160" w:line="259" w:lineRule="auto"/>
      </w:pPr>
      <w:r w:rsidRPr="00040BEA">
        <w:t>Export these mappings in XML format. This serves as the raw input for the conversion process.</w:t>
      </w:r>
    </w:p>
    <w:p w14:paraId="64A4ED4E" w14:textId="77777777" w:rsidR="00B75356" w:rsidRPr="00040BEA" w:rsidRDefault="00B75356" w:rsidP="00B75356">
      <w:r w:rsidRPr="00040BEA">
        <w:t xml:space="preserve">2. </w:t>
      </w:r>
      <w:r w:rsidRPr="00040BEA">
        <w:rPr>
          <w:b/>
          <w:bCs/>
        </w:rPr>
        <w:t>Start PySpark Setup</w:t>
      </w:r>
    </w:p>
    <w:p w14:paraId="2630B1CA" w14:textId="77777777" w:rsidR="00B75356" w:rsidRPr="00040BEA" w:rsidRDefault="00B75356" w:rsidP="004E4D80">
      <w:pPr>
        <w:numPr>
          <w:ilvl w:val="0"/>
          <w:numId w:val="17"/>
        </w:numPr>
        <w:spacing w:after="160" w:line="259" w:lineRule="auto"/>
      </w:pPr>
      <w:r w:rsidRPr="00040BEA">
        <w:t>In parallel, initiate the setup for the PySpark environment.</w:t>
      </w:r>
    </w:p>
    <w:p w14:paraId="35214DCD" w14:textId="77777777" w:rsidR="00B75356" w:rsidRPr="00040BEA" w:rsidRDefault="00B75356" w:rsidP="004E4D80">
      <w:pPr>
        <w:numPr>
          <w:ilvl w:val="0"/>
          <w:numId w:val="17"/>
        </w:numPr>
        <w:spacing w:after="160" w:line="259" w:lineRule="auto"/>
      </w:pPr>
      <w:r w:rsidRPr="00040BEA">
        <w:t>This includes setting up Spark clusters (local or cloud), libraries, configuration files, and dev/test environments where the generated PySpark code will be executed and validated.</w:t>
      </w:r>
    </w:p>
    <w:p w14:paraId="59B28CE2" w14:textId="77777777" w:rsidR="00B75356" w:rsidRPr="00040BEA" w:rsidRDefault="00B75356" w:rsidP="00B75356">
      <w:r w:rsidRPr="00040BEA">
        <w:t>3</w:t>
      </w:r>
      <w:r w:rsidRPr="00040BEA">
        <w:rPr>
          <w:b/>
          <w:bCs/>
        </w:rPr>
        <w:t>. Export Informatica Workflow</w:t>
      </w:r>
    </w:p>
    <w:p w14:paraId="31D3AB05" w14:textId="77777777" w:rsidR="00B75356" w:rsidRPr="00040BEA" w:rsidRDefault="00B75356" w:rsidP="004E4D80">
      <w:pPr>
        <w:numPr>
          <w:ilvl w:val="0"/>
          <w:numId w:val="18"/>
        </w:numPr>
        <w:spacing w:after="160" w:line="259" w:lineRule="auto"/>
      </w:pPr>
      <w:r w:rsidRPr="00040BEA">
        <w:t>Export the full workflow related to the mappings, including all transformation logic, connections, and dependencies.</w:t>
      </w:r>
    </w:p>
    <w:p w14:paraId="2054AE64" w14:textId="77777777" w:rsidR="00B75356" w:rsidRPr="00040BEA" w:rsidRDefault="00B75356" w:rsidP="004E4D80">
      <w:pPr>
        <w:numPr>
          <w:ilvl w:val="0"/>
          <w:numId w:val="18"/>
        </w:numPr>
        <w:spacing w:after="160" w:line="259" w:lineRule="auto"/>
      </w:pPr>
      <w:r w:rsidRPr="00040BEA">
        <w:lastRenderedPageBreak/>
        <w:t>This ensures accurate replication during the conversion to PySpark.</w:t>
      </w:r>
    </w:p>
    <w:p w14:paraId="6BB3086B" w14:textId="77777777" w:rsidR="00B75356" w:rsidRPr="00040BEA" w:rsidRDefault="00B75356" w:rsidP="00B75356">
      <w:r w:rsidRPr="00040BEA">
        <w:t xml:space="preserve">4. </w:t>
      </w:r>
      <w:r w:rsidRPr="00040BEA">
        <w:rPr>
          <w:b/>
          <w:bCs/>
        </w:rPr>
        <w:t>Upload Sample Mappings to Data</w:t>
      </w:r>
      <w:r>
        <w:rPr>
          <w:b/>
          <w:bCs/>
        </w:rPr>
        <w:t xml:space="preserve"> </w:t>
      </w:r>
      <w:r w:rsidRPr="00040BEA">
        <w:rPr>
          <w:b/>
          <w:bCs/>
        </w:rPr>
        <w:t>Switch</w:t>
      </w:r>
    </w:p>
    <w:p w14:paraId="4E56E5C2" w14:textId="77777777" w:rsidR="00B75356" w:rsidRPr="00040BEA" w:rsidRDefault="00B75356" w:rsidP="004E4D80">
      <w:pPr>
        <w:numPr>
          <w:ilvl w:val="0"/>
          <w:numId w:val="19"/>
        </w:numPr>
        <w:spacing w:after="160" w:line="259" w:lineRule="auto"/>
      </w:pPr>
      <w:r w:rsidRPr="00040BEA">
        <w:t>Load the exported XML files into the Data</w:t>
      </w:r>
      <w:r>
        <w:t xml:space="preserve"> </w:t>
      </w:r>
      <w:r w:rsidRPr="00040BEA">
        <w:t>Switch platform.</w:t>
      </w:r>
    </w:p>
    <w:p w14:paraId="76B92B19" w14:textId="77777777" w:rsidR="00B75356" w:rsidRPr="00040BEA" w:rsidRDefault="00B75356" w:rsidP="004E4D80">
      <w:pPr>
        <w:numPr>
          <w:ilvl w:val="0"/>
          <w:numId w:val="19"/>
        </w:numPr>
        <w:spacing w:after="160" w:line="259" w:lineRule="auto"/>
      </w:pPr>
      <w:r w:rsidRPr="00040BEA">
        <w:t>Data</w:t>
      </w:r>
      <w:r>
        <w:t xml:space="preserve"> </w:t>
      </w:r>
      <w:r w:rsidRPr="00040BEA">
        <w:t>Switch analyses the XML files and interprets the mapping logic using its built-in engine.</w:t>
      </w:r>
    </w:p>
    <w:p w14:paraId="38B7664D" w14:textId="77777777" w:rsidR="00B75356" w:rsidRPr="00040BEA" w:rsidRDefault="00B75356" w:rsidP="00B75356">
      <w:pPr>
        <w:rPr>
          <w:b/>
          <w:bCs/>
        </w:rPr>
      </w:pPr>
      <w:r w:rsidRPr="00040BEA">
        <w:t xml:space="preserve">5. </w:t>
      </w:r>
      <w:r w:rsidRPr="00040BEA">
        <w:rPr>
          <w:b/>
          <w:bCs/>
        </w:rPr>
        <w:t>Generate PySpark Scripts</w:t>
      </w:r>
    </w:p>
    <w:p w14:paraId="6EDC7A80" w14:textId="77777777" w:rsidR="00B75356" w:rsidRPr="00040BEA" w:rsidRDefault="00B75356" w:rsidP="004E4D80">
      <w:pPr>
        <w:numPr>
          <w:ilvl w:val="0"/>
          <w:numId w:val="20"/>
        </w:numPr>
        <w:spacing w:after="160" w:line="259" w:lineRule="auto"/>
      </w:pPr>
      <w:r w:rsidRPr="00040BEA">
        <w:t>Data</w:t>
      </w:r>
      <w:r>
        <w:t xml:space="preserve"> </w:t>
      </w:r>
      <w:r w:rsidRPr="00040BEA">
        <w:t>Switch generates base PySpark code by automatically translating the Informatica transformation logic into Python scripts compatible with Apache Spark.</w:t>
      </w:r>
    </w:p>
    <w:p w14:paraId="1B547B3C" w14:textId="77777777" w:rsidR="00B75356" w:rsidRPr="00040BEA" w:rsidRDefault="00B75356" w:rsidP="004E4D80">
      <w:pPr>
        <w:numPr>
          <w:ilvl w:val="0"/>
          <w:numId w:val="20"/>
        </w:numPr>
        <w:spacing w:after="160" w:line="259" w:lineRule="auto"/>
      </w:pPr>
      <w:r w:rsidRPr="00040BEA">
        <w:t>This step significantly reduces manual coding effort.</w:t>
      </w:r>
    </w:p>
    <w:p w14:paraId="130874A8" w14:textId="77777777" w:rsidR="00B75356" w:rsidRPr="00040BEA" w:rsidRDefault="00B75356" w:rsidP="00B75356">
      <w:r w:rsidRPr="00040BEA">
        <w:t xml:space="preserve">6. </w:t>
      </w:r>
      <w:r w:rsidRPr="00040BEA">
        <w:rPr>
          <w:b/>
          <w:bCs/>
        </w:rPr>
        <w:t>Manual Code Change Needed?</w:t>
      </w:r>
    </w:p>
    <w:p w14:paraId="46700BED" w14:textId="77777777" w:rsidR="00B75356" w:rsidRPr="00040BEA" w:rsidRDefault="00B75356" w:rsidP="004E4D80">
      <w:pPr>
        <w:numPr>
          <w:ilvl w:val="0"/>
          <w:numId w:val="21"/>
        </w:numPr>
        <w:spacing w:after="160" w:line="259" w:lineRule="auto"/>
      </w:pPr>
      <w:r w:rsidRPr="00040BEA">
        <w:t>Perform an initial review of the auto-generated code.</w:t>
      </w:r>
    </w:p>
    <w:p w14:paraId="53865418" w14:textId="77777777" w:rsidR="00B75356" w:rsidRPr="00040BEA" w:rsidRDefault="00B75356" w:rsidP="004E4D80">
      <w:pPr>
        <w:numPr>
          <w:ilvl w:val="0"/>
          <w:numId w:val="21"/>
        </w:numPr>
        <w:spacing w:after="160" w:line="259" w:lineRule="auto"/>
      </w:pPr>
      <w:r w:rsidRPr="00040BEA">
        <w:t>If the code is not fully accurate or misses complex transformation logic, determine whether manual intervention is needed.</w:t>
      </w:r>
    </w:p>
    <w:p w14:paraId="6355041E" w14:textId="77777777" w:rsidR="00B75356" w:rsidRPr="00040BEA" w:rsidRDefault="00B75356" w:rsidP="00B75356">
      <w:r w:rsidRPr="00040BEA">
        <w:t xml:space="preserve">7. </w:t>
      </w:r>
      <w:r w:rsidRPr="00040BEA">
        <w:rPr>
          <w:b/>
          <w:bCs/>
        </w:rPr>
        <w:t>Make Manual Code Changes (if required)</w:t>
      </w:r>
    </w:p>
    <w:p w14:paraId="4F8BE636" w14:textId="77777777" w:rsidR="00B75356" w:rsidRPr="00040BEA" w:rsidRDefault="00B75356" w:rsidP="004E4D80">
      <w:pPr>
        <w:numPr>
          <w:ilvl w:val="0"/>
          <w:numId w:val="22"/>
        </w:numPr>
        <w:spacing w:after="160" w:line="259" w:lineRule="auto"/>
      </w:pPr>
      <w:r w:rsidRPr="00040BEA">
        <w:t>Developers manually adjust and refine the PySpark scripts where automation falls short.</w:t>
      </w:r>
    </w:p>
    <w:p w14:paraId="450B945C" w14:textId="77777777" w:rsidR="00B75356" w:rsidRPr="00040BEA" w:rsidRDefault="00B75356" w:rsidP="004E4D80">
      <w:pPr>
        <w:numPr>
          <w:ilvl w:val="0"/>
          <w:numId w:val="22"/>
        </w:numPr>
        <w:spacing w:after="160" w:line="259" w:lineRule="auto"/>
      </w:pPr>
      <w:r w:rsidRPr="00040BEA">
        <w:t>This could involve custom joins, filters, lookups, or handling edge cases that are not fully captured by automated tooling.</w:t>
      </w:r>
    </w:p>
    <w:p w14:paraId="68477917" w14:textId="77777777" w:rsidR="00B75356" w:rsidRPr="00040BEA" w:rsidRDefault="00B75356" w:rsidP="00B75356">
      <w:r w:rsidRPr="00040BEA">
        <w:t xml:space="preserve">8. </w:t>
      </w:r>
      <w:r w:rsidRPr="00040BEA">
        <w:rPr>
          <w:b/>
          <w:bCs/>
        </w:rPr>
        <w:t>Validate Generated Code</w:t>
      </w:r>
    </w:p>
    <w:p w14:paraId="18FD683C" w14:textId="77777777" w:rsidR="00B75356" w:rsidRPr="00040BEA" w:rsidRDefault="00B75356" w:rsidP="004E4D80">
      <w:pPr>
        <w:numPr>
          <w:ilvl w:val="0"/>
          <w:numId w:val="23"/>
        </w:numPr>
        <w:spacing w:after="160" w:line="259" w:lineRule="auto"/>
      </w:pPr>
      <w:r w:rsidRPr="00040BEA">
        <w:t>Validate the PySpark code by comparing logic flow and transformation steps against the original Informatica mapping.</w:t>
      </w:r>
    </w:p>
    <w:p w14:paraId="4C948975" w14:textId="77777777" w:rsidR="00B75356" w:rsidRPr="00040BEA" w:rsidRDefault="00B75356" w:rsidP="004E4D80">
      <w:pPr>
        <w:numPr>
          <w:ilvl w:val="0"/>
          <w:numId w:val="23"/>
        </w:numPr>
        <w:spacing w:after="160" w:line="259" w:lineRule="auto"/>
      </w:pPr>
      <w:r w:rsidRPr="00040BEA">
        <w:t>This helps catch any discrepancies early in the migration cycle.</w:t>
      </w:r>
    </w:p>
    <w:p w14:paraId="796A282A" w14:textId="77777777" w:rsidR="00B75356" w:rsidRPr="00040BEA" w:rsidRDefault="00B75356" w:rsidP="00B75356">
      <w:r w:rsidRPr="00040BEA">
        <w:t>9</w:t>
      </w:r>
      <w:r w:rsidRPr="00040BEA">
        <w:rPr>
          <w:b/>
          <w:bCs/>
        </w:rPr>
        <w:t>. Make Code Syntactically Error-Free</w:t>
      </w:r>
    </w:p>
    <w:p w14:paraId="7893CB37" w14:textId="77777777" w:rsidR="00B75356" w:rsidRPr="00040BEA" w:rsidRDefault="00B75356" w:rsidP="004E4D80">
      <w:pPr>
        <w:numPr>
          <w:ilvl w:val="0"/>
          <w:numId w:val="24"/>
        </w:numPr>
        <w:spacing w:after="160" w:line="259" w:lineRule="auto"/>
      </w:pPr>
      <w:r w:rsidRPr="00040BEA">
        <w:t>Ensure the generated and manually modified code is syntactically correct.</w:t>
      </w:r>
    </w:p>
    <w:p w14:paraId="58E7F5D7" w14:textId="77777777" w:rsidR="00B75356" w:rsidRPr="00040BEA" w:rsidRDefault="00B75356" w:rsidP="004E4D80">
      <w:pPr>
        <w:numPr>
          <w:ilvl w:val="0"/>
          <w:numId w:val="24"/>
        </w:numPr>
        <w:spacing w:after="160" w:line="259" w:lineRule="auto"/>
      </w:pPr>
      <w:r w:rsidRPr="00040BEA">
        <w:t>Fix missing imports, indentation, variable mismatches, or API misuses to make the code runnable.</w:t>
      </w:r>
    </w:p>
    <w:p w14:paraId="55CF127E" w14:textId="77777777" w:rsidR="00B75356" w:rsidRPr="00040BEA" w:rsidRDefault="00B75356" w:rsidP="00B75356">
      <w:pPr>
        <w:rPr>
          <w:b/>
          <w:bCs/>
        </w:rPr>
      </w:pPr>
      <w:r w:rsidRPr="00040BEA">
        <w:t>10</w:t>
      </w:r>
      <w:r w:rsidRPr="00040BEA">
        <w:rPr>
          <w:b/>
          <w:bCs/>
        </w:rPr>
        <w:t>. Code Review and Quality Check</w:t>
      </w:r>
    </w:p>
    <w:p w14:paraId="0405605E" w14:textId="77777777" w:rsidR="00B75356" w:rsidRPr="00040BEA" w:rsidRDefault="00B75356" w:rsidP="004E4D80">
      <w:pPr>
        <w:numPr>
          <w:ilvl w:val="0"/>
          <w:numId w:val="25"/>
        </w:numPr>
        <w:spacing w:after="160" w:line="259" w:lineRule="auto"/>
      </w:pPr>
      <w:r w:rsidRPr="00040BEA">
        <w:t>Conduct peer reviews to ensure the code meets performance, security, and maintainability standards.</w:t>
      </w:r>
    </w:p>
    <w:p w14:paraId="5D4E9B89" w14:textId="77777777" w:rsidR="00B75356" w:rsidRPr="00040BEA" w:rsidRDefault="00B75356" w:rsidP="004E4D80">
      <w:pPr>
        <w:numPr>
          <w:ilvl w:val="0"/>
          <w:numId w:val="25"/>
        </w:numPr>
        <w:spacing w:after="160" w:line="259" w:lineRule="auto"/>
      </w:pPr>
      <w:r w:rsidRPr="00040BEA">
        <w:t>Apply linting, formatting, and static analysis if applicable.</w:t>
      </w:r>
    </w:p>
    <w:p w14:paraId="2BB1C91D" w14:textId="77777777" w:rsidR="00B75356" w:rsidRPr="00040BEA" w:rsidRDefault="00B75356" w:rsidP="00B75356">
      <w:r w:rsidRPr="00040BEA">
        <w:t xml:space="preserve">11. </w:t>
      </w:r>
      <w:r w:rsidRPr="00040BEA">
        <w:rPr>
          <w:b/>
          <w:bCs/>
        </w:rPr>
        <w:t>Run PySpark Code</w:t>
      </w:r>
    </w:p>
    <w:p w14:paraId="5E7D180D" w14:textId="77777777" w:rsidR="00B75356" w:rsidRPr="00040BEA" w:rsidRDefault="00B75356" w:rsidP="004E4D80">
      <w:pPr>
        <w:numPr>
          <w:ilvl w:val="0"/>
          <w:numId w:val="26"/>
        </w:numPr>
        <w:spacing w:after="160" w:line="259" w:lineRule="auto"/>
      </w:pPr>
      <w:r w:rsidRPr="00040BEA">
        <w:t>Execute the PySpark job in a controlled test environment.</w:t>
      </w:r>
    </w:p>
    <w:p w14:paraId="0010A59C" w14:textId="77777777" w:rsidR="00B75356" w:rsidRPr="00040BEA" w:rsidRDefault="00B75356" w:rsidP="004E4D80">
      <w:pPr>
        <w:numPr>
          <w:ilvl w:val="0"/>
          <w:numId w:val="26"/>
        </w:numPr>
        <w:spacing w:after="160" w:line="259" w:lineRule="auto"/>
      </w:pPr>
      <w:r w:rsidRPr="00040BEA">
        <w:t>Monitor output logs and check if the job runs successfully end-to-end.</w:t>
      </w:r>
    </w:p>
    <w:p w14:paraId="19AE00F4" w14:textId="77777777" w:rsidR="00B75356" w:rsidRPr="00040BEA" w:rsidRDefault="00B75356" w:rsidP="00B75356">
      <w:r w:rsidRPr="00040BEA">
        <w:t xml:space="preserve">12. </w:t>
      </w:r>
      <w:r w:rsidRPr="00040BEA">
        <w:rPr>
          <w:b/>
          <w:bCs/>
        </w:rPr>
        <w:t>Run Informatica Workflow (Parallel Testing)</w:t>
      </w:r>
    </w:p>
    <w:p w14:paraId="43675BB8" w14:textId="77777777" w:rsidR="00B75356" w:rsidRPr="00040BEA" w:rsidRDefault="00B75356" w:rsidP="004E4D80">
      <w:pPr>
        <w:numPr>
          <w:ilvl w:val="0"/>
          <w:numId w:val="27"/>
        </w:numPr>
        <w:spacing w:after="160" w:line="259" w:lineRule="auto"/>
      </w:pPr>
      <w:r w:rsidRPr="00040BEA">
        <w:t>In parallel, run the original Informatica workflow using the same input data.</w:t>
      </w:r>
    </w:p>
    <w:p w14:paraId="6F36897C" w14:textId="77777777" w:rsidR="00B75356" w:rsidRPr="00040BEA" w:rsidRDefault="00B75356" w:rsidP="004E4D80">
      <w:pPr>
        <w:numPr>
          <w:ilvl w:val="0"/>
          <w:numId w:val="27"/>
        </w:numPr>
        <w:spacing w:after="160" w:line="259" w:lineRule="auto"/>
      </w:pPr>
      <w:r w:rsidRPr="00040BEA">
        <w:t>This helps in benchmarking and functional validation.</w:t>
      </w:r>
    </w:p>
    <w:p w14:paraId="1A455A67" w14:textId="77777777" w:rsidR="00B75356" w:rsidRPr="00040BEA" w:rsidRDefault="00B75356" w:rsidP="00B75356">
      <w:pPr>
        <w:rPr>
          <w:b/>
          <w:bCs/>
        </w:rPr>
      </w:pPr>
      <w:r w:rsidRPr="00040BEA">
        <w:lastRenderedPageBreak/>
        <w:t xml:space="preserve">13. </w:t>
      </w:r>
      <w:r w:rsidRPr="00040BEA">
        <w:rPr>
          <w:b/>
          <w:bCs/>
        </w:rPr>
        <w:t>Data Validation Check</w:t>
      </w:r>
    </w:p>
    <w:p w14:paraId="71A9DABC" w14:textId="77777777" w:rsidR="00B75356" w:rsidRPr="00040BEA" w:rsidRDefault="00B75356" w:rsidP="004E4D80">
      <w:pPr>
        <w:numPr>
          <w:ilvl w:val="0"/>
          <w:numId w:val="28"/>
        </w:numPr>
        <w:spacing w:after="160" w:line="259" w:lineRule="auto"/>
      </w:pPr>
      <w:r w:rsidRPr="00040BEA">
        <w:t>Compare the outputs from the Informatica job and the PySpark job.</w:t>
      </w:r>
    </w:p>
    <w:p w14:paraId="1C395CC7" w14:textId="77777777" w:rsidR="00B75356" w:rsidRPr="00040BEA" w:rsidRDefault="00B75356" w:rsidP="004E4D80">
      <w:pPr>
        <w:numPr>
          <w:ilvl w:val="0"/>
          <w:numId w:val="28"/>
        </w:numPr>
        <w:spacing w:after="160" w:line="259" w:lineRule="auto"/>
      </w:pPr>
      <w:r w:rsidRPr="00040BEA">
        <w:t>Perform record-level and field-level comparisons to ensure both jobs produce identical results.</w:t>
      </w:r>
    </w:p>
    <w:p w14:paraId="5FA90925" w14:textId="77777777" w:rsidR="00B75356" w:rsidRPr="00040BEA" w:rsidRDefault="00B75356" w:rsidP="00B75356">
      <w:r w:rsidRPr="00040BEA">
        <w:t xml:space="preserve">14. </w:t>
      </w:r>
      <w:r w:rsidRPr="00040BEA">
        <w:rPr>
          <w:b/>
          <w:bCs/>
        </w:rPr>
        <w:t>End</w:t>
      </w:r>
    </w:p>
    <w:p w14:paraId="72D0BBE3" w14:textId="77777777" w:rsidR="00B75356" w:rsidRPr="00040BEA" w:rsidRDefault="00B75356" w:rsidP="004E4D80">
      <w:pPr>
        <w:numPr>
          <w:ilvl w:val="0"/>
          <w:numId w:val="29"/>
        </w:numPr>
        <w:spacing w:after="160" w:line="259" w:lineRule="auto"/>
      </w:pPr>
      <w:r w:rsidRPr="00040BEA">
        <w:t>Once validation passes and functional equivalence is confirmed, the migration is considered complete for that mapping.</w:t>
      </w:r>
    </w:p>
    <w:p w14:paraId="4CC4DF70" w14:textId="77777777" w:rsidR="00B75356" w:rsidRPr="00040BEA" w:rsidRDefault="00B75356" w:rsidP="004E4D80">
      <w:pPr>
        <w:numPr>
          <w:ilvl w:val="0"/>
          <w:numId w:val="29"/>
        </w:numPr>
        <w:spacing w:after="160" w:line="259" w:lineRule="auto"/>
      </w:pPr>
      <w:r w:rsidRPr="00040BEA">
        <w:t>The code is then ready for production deployment or inclusion in the broader migration batch.</w:t>
      </w:r>
    </w:p>
    <w:p w14:paraId="4F2423E7" w14:textId="6B4D226B" w:rsidR="005459AC" w:rsidRPr="00221648" w:rsidRDefault="007C7A9A" w:rsidP="005459AC">
      <w:pPr>
        <w:pBdr>
          <w:bottom w:val="dotted" w:sz="6" w:space="1" w:color="auto"/>
        </w:pBdr>
        <w:spacing w:line="257" w:lineRule="auto"/>
        <w:rPr>
          <w:b/>
          <w:bCs/>
          <w:color w:val="000000" w:themeColor="text1"/>
          <w:sz w:val="28"/>
          <w:szCs w:val="28"/>
        </w:rPr>
      </w:pPr>
      <w:r>
        <w:rPr>
          <w:b/>
          <w:bCs/>
          <w:color w:val="000000" w:themeColor="text1"/>
          <w:sz w:val="28"/>
          <w:szCs w:val="28"/>
        </w:rPr>
        <w:t>4.4</w:t>
      </w:r>
      <w:r w:rsidR="005459AC" w:rsidRPr="00221648">
        <w:rPr>
          <w:b/>
          <w:bCs/>
          <w:color w:val="000000" w:themeColor="text1"/>
          <w:sz w:val="28"/>
          <w:szCs w:val="28"/>
        </w:rPr>
        <w:t xml:space="preserve"> </w:t>
      </w:r>
      <w:bookmarkStart w:id="32" w:name="S4_4"/>
      <w:r w:rsidR="005459AC" w:rsidRPr="005459AC">
        <w:rPr>
          <w:b/>
          <w:bCs/>
          <w:color w:val="000000" w:themeColor="text1"/>
          <w:sz w:val="28"/>
          <w:szCs w:val="28"/>
        </w:rPr>
        <w:t>AI-Driven Generator Tool</w:t>
      </w:r>
      <w:bookmarkEnd w:id="32"/>
    </w:p>
    <w:p w14:paraId="670BEA30" w14:textId="77777777" w:rsidR="005459AC" w:rsidRDefault="005459AC" w:rsidP="007946AA">
      <w:pPr>
        <w:rPr>
          <w:b/>
          <w:bCs/>
        </w:rPr>
      </w:pPr>
    </w:p>
    <w:p w14:paraId="784F3CA7" w14:textId="77777777" w:rsidR="00FE54A7" w:rsidRDefault="00FE54A7" w:rsidP="00FE54A7">
      <w:r w:rsidRPr="00FE54A7">
        <w:t>The AI-driven generator tool approach leverages modern Large Language Models (LLMs) and AI capabilities to automate the translation of Informatica XML files into PySpark code. It begins by parsing thousands of workflow XML files and extracting key elements—such as source definitions, transformation logic, SQL overrides, expressions, and target mappings. These extracted components are stored in a structured SQL database, serving as a metadata repository for further processing.</w:t>
      </w:r>
    </w:p>
    <w:p w14:paraId="7DA6F77E" w14:textId="77777777" w:rsidR="00FE54A7" w:rsidRPr="00FE54A7" w:rsidRDefault="00FE54A7" w:rsidP="00FE54A7"/>
    <w:p w14:paraId="12D6BC52" w14:textId="77777777" w:rsidR="00FE54A7" w:rsidRPr="00FE54A7" w:rsidRDefault="00FE54A7" w:rsidP="00FE54A7">
      <w:r w:rsidRPr="00FE54A7">
        <w:t>Once stored, LLMs (like GPT-based models) are applied to interpret the logic and generate equivalent PySpark code or integrate with a predefined Spark framework. The AI models are trained or prompted with conversion rules, making them capable of understanding a variety of transformation patterns and intelligently mapping them to Spark constructs.</w:t>
      </w:r>
    </w:p>
    <w:p w14:paraId="53034DC2" w14:textId="05397CA1" w:rsidR="00FE54A7" w:rsidRPr="00FE54A7" w:rsidRDefault="00FE54A7" w:rsidP="00FE54A7">
      <w:pPr>
        <w:rPr>
          <w:b/>
          <w:bCs/>
        </w:rPr>
      </w:pPr>
    </w:p>
    <w:p w14:paraId="46BD18B4" w14:textId="7C39D691" w:rsidR="00FE54A7" w:rsidRPr="00FE54A7" w:rsidRDefault="00FE54A7" w:rsidP="00FE54A7">
      <w:pPr>
        <w:rPr>
          <w:b/>
          <w:bCs/>
        </w:rPr>
      </w:pPr>
    </w:p>
    <w:p w14:paraId="5F699618" w14:textId="77777777" w:rsidR="00FE54A7" w:rsidRPr="00FE54A7" w:rsidRDefault="00FE54A7" w:rsidP="00FE54A7">
      <w:pPr>
        <w:rPr>
          <w:b/>
          <w:bCs/>
        </w:rPr>
      </w:pPr>
      <w:r w:rsidRPr="00FE54A7">
        <w:rPr>
          <w:b/>
          <w:bCs/>
        </w:rPr>
        <w:t>Estimated Automation Potential</w:t>
      </w:r>
      <w:r w:rsidRPr="00FE54A7">
        <w:rPr>
          <w:b/>
          <w:bCs/>
        </w:rPr>
        <w:br/>
      </w:r>
      <w:r w:rsidRPr="00FE54A7">
        <w:t>With a well-structured metadata store and a fine-tuned LLM pipeline, the automation level can exceed 80–90% for standard mapping patterns. Human oversight is still needed for validation, exception handling, and certain advanced transformations, but the majority of code can be generated automatically with consistent quality.</w:t>
      </w:r>
    </w:p>
    <w:p w14:paraId="7F76BD9C" w14:textId="77777777" w:rsidR="00FE54A7" w:rsidRDefault="00FE54A7" w:rsidP="007946AA">
      <w:pPr>
        <w:rPr>
          <w:b/>
          <w:bCs/>
        </w:rPr>
      </w:pPr>
    </w:p>
    <w:p w14:paraId="27E4B9ED" w14:textId="53E646D1" w:rsidR="005459AC" w:rsidRPr="00221648" w:rsidRDefault="007C7A9A" w:rsidP="005459AC">
      <w:pPr>
        <w:pBdr>
          <w:bottom w:val="dotted" w:sz="6" w:space="1" w:color="auto"/>
        </w:pBdr>
        <w:spacing w:line="257" w:lineRule="auto"/>
        <w:rPr>
          <w:b/>
          <w:bCs/>
          <w:color w:val="000000" w:themeColor="text1"/>
          <w:sz w:val="28"/>
          <w:szCs w:val="28"/>
        </w:rPr>
      </w:pPr>
      <w:r>
        <w:rPr>
          <w:b/>
          <w:bCs/>
          <w:color w:val="000000" w:themeColor="text1"/>
          <w:sz w:val="28"/>
          <w:szCs w:val="28"/>
        </w:rPr>
        <w:t>4.5</w:t>
      </w:r>
      <w:r w:rsidR="005459AC" w:rsidRPr="00221648">
        <w:rPr>
          <w:b/>
          <w:bCs/>
          <w:color w:val="000000" w:themeColor="text1"/>
          <w:sz w:val="28"/>
          <w:szCs w:val="28"/>
        </w:rPr>
        <w:t xml:space="preserve"> </w:t>
      </w:r>
      <w:bookmarkStart w:id="33" w:name="S4_5"/>
      <w:r w:rsidR="005459AC" w:rsidRPr="005459AC">
        <w:rPr>
          <w:b/>
          <w:bCs/>
          <w:color w:val="000000" w:themeColor="text1"/>
          <w:sz w:val="28"/>
          <w:szCs w:val="28"/>
        </w:rPr>
        <w:t>Hybrid Approach</w:t>
      </w:r>
      <w:bookmarkEnd w:id="33"/>
    </w:p>
    <w:p w14:paraId="28DC563A" w14:textId="77777777" w:rsidR="005459AC" w:rsidRDefault="005459AC" w:rsidP="007946AA">
      <w:pPr>
        <w:rPr>
          <w:b/>
          <w:bCs/>
        </w:rPr>
      </w:pPr>
    </w:p>
    <w:p w14:paraId="6C6F6703" w14:textId="77777777" w:rsidR="000914F5" w:rsidRPr="000914F5" w:rsidRDefault="000914F5" w:rsidP="000914F5">
      <w:r w:rsidRPr="000914F5">
        <w:t>The hybrid approach combines the strengths of AI-driven generation, metadata-based frameworks, and traditional manual coding to achieve a balanced and scalable solution for ETL modernization. This method begins with the AI generator tool extracting and converting Informatica XML mappings into base-level PySpark scripts or configuration metadata. These outputs are then either injected into a common metadata-driven ingestion framework—which executes logic dynamically at runtime—or refined manually for complex use cases.</w:t>
      </w:r>
    </w:p>
    <w:p w14:paraId="08CFBCCB" w14:textId="77777777" w:rsidR="000914F5" w:rsidRPr="000914F5" w:rsidRDefault="000914F5" w:rsidP="000914F5">
      <w:r w:rsidRPr="000914F5">
        <w:t>By using AI for fast initial conversion, metadata frameworks for standardization, and manual intervention for exceptions, this approach maximizes automation without compromising on flexibility or quality.</w:t>
      </w:r>
    </w:p>
    <w:p w14:paraId="248A72DE" w14:textId="7A4DB3E9" w:rsidR="000914F5" w:rsidRPr="000914F5" w:rsidRDefault="000914F5" w:rsidP="000914F5">
      <w:pPr>
        <w:rPr>
          <w:b/>
          <w:bCs/>
        </w:rPr>
      </w:pPr>
    </w:p>
    <w:p w14:paraId="6E656E2F" w14:textId="77777777" w:rsidR="000914F5" w:rsidRPr="000914F5" w:rsidRDefault="000914F5" w:rsidP="000914F5">
      <w:pPr>
        <w:rPr>
          <w:b/>
          <w:bCs/>
        </w:rPr>
      </w:pPr>
      <w:r w:rsidRPr="000914F5">
        <w:rPr>
          <w:b/>
          <w:bCs/>
        </w:rPr>
        <w:t>Best Fit Use Cases</w:t>
      </w:r>
      <w:r w:rsidRPr="000914F5">
        <w:rPr>
          <w:b/>
          <w:bCs/>
        </w:rPr>
        <w:br/>
      </w:r>
      <w:r w:rsidRPr="000914F5">
        <w:t xml:space="preserve">Best suited for enterprise programs with 1,000–2,000+ workflows of varying complexity. It </w:t>
      </w:r>
      <w:r w:rsidRPr="000914F5">
        <w:lastRenderedPageBreak/>
        <w:t>handles a wide range of scenarios—from repetitive load patterns that fit into a metadata model, to custom transformations that demand manual tuning. This method works well in environments where no single strategy fully covers all use cases.</w:t>
      </w:r>
    </w:p>
    <w:p w14:paraId="4441027A" w14:textId="11FBE7BC" w:rsidR="000914F5" w:rsidRPr="000914F5" w:rsidRDefault="000914F5" w:rsidP="000914F5">
      <w:pPr>
        <w:rPr>
          <w:b/>
          <w:bCs/>
        </w:rPr>
      </w:pPr>
    </w:p>
    <w:p w14:paraId="0D08D079" w14:textId="0D304D66" w:rsidR="000914F5" w:rsidRPr="000914F5" w:rsidRDefault="000914F5" w:rsidP="000914F5">
      <w:pPr>
        <w:rPr>
          <w:b/>
          <w:bCs/>
        </w:rPr>
      </w:pPr>
      <w:r w:rsidRPr="000914F5">
        <w:rPr>
          <w:b/>
          <w:bCs/>
        </w:rPr>
        <w:t>Estimated Automation Potential</w:t>
      </w:r>
      <w:r w:rsidRPr="000914F5">
        <w:rPr>
          <w:b/>
          <w:bCs/>
        </w:rPr>
        <w:br/>
      </w:r>
      <w:r w:rsidRPr="000914F5">
        <w:t>Depending on the workflow complexity distribution, automation can range from 70% to 90%. AI and metadata frameworks handle bulk conversion, while manual intervention is focused only on truly complex, non-standard mappings. This allows teams to prioritize effort and accelerate delivery without sacrificing accuracy.</w:t>
      </w:r>
    </w:p>
    <w:p w14:paraId="01AF46C3" w14:textId="69D57E5A" w:rsidR="000914F5" w:rsidRDefault="000914F5" w:rsidP="007946AA">
      <w:pPr>
        <w:rPr>
          <w:b/>
          <w:bCs/>
        </w:rPr>
      </w:pPr>
    </w:p>
    <w:p w14:paraId="2DC7A9F2" w14:textId="3EC4156A" w:rsidR="00D17D3A" w:rsidRDefault="00D17D3A" w:rsidP="007946AA">
      <w:pPr>
        <w:rPr>
          <w:b/>
          <w:bCs/>
        </w:rPr>
      </w:pPr>
    </w:p>
    <w:p w14:paraId="32C7669A" w14:textId="03764F90" w:rsidR="00D17D3A" w:rsidRPr="00D17D3A" w:rsidRDefault="007C7A9A" w:rsidP="007946AA">
      <w:pPr>
        <w:rPr>
          <w:bCs/>
          <w:color w:val="FFFFFF" w:themeColor="background1"/>
          <w:sz w:val="32"/>
          <w:szCs w:val="32"/>
        </w:rPr>
      </w:pPr>
      <w:r>
        <w:rPr>
          <w:rFonts w:cstheme="minorHAnsi"/>
          <w:b/>
          <w:bCs/>
          <w:i/>
          <w:iCs/>
          <w:noProof/>
          <w:color w:val="00008C"/>
          <w:sz w:val="32"/>
          <w:szCs w:val="32"/>
        </w:rPr>
        <mc:AlternateContent>
          <mc:Choice Requires="wpg">
            <w:drawing>
              <wp:anchor distT="0" distB="0" distL="114300" distR="114300" simplePos="0" relativeHeight="251658288" behindDoc="0" locked="0" layoutInCell="1" allowOverlap="1" wp14:anchorId="04BE6E61" wp14:editId="44B0BBF9">
                <wp:simplePos x="0" y="0"/>
                <wp:positionH relativeFrom="margin">
                  <wp:posOffset>-57476</wp:posOffset>
                </wp:positionH>
                <wp:positionV relativeFrom="paragraph">
                  <wp:posOffset>-145542</wp:posOffset>
                </wp:positionV>
                <wp:extent cx="6353175" cy="556260"/>
                <wp:effectExtent l="0" t="0" r="0" b="34290"/>
                <wp:wrapNone/>
                <wp:docPr id="1137240801" name="Group 91"/>
                <wp:cNvGraphicFramePr/>
                <a:graphic xmlns:a="http://schemas.openxmlformats.org/drawingml/2006/main">
                  <a:graphicData uri="http://schemas.microsoft.com/office/word/2010/wordprocessingGroup">
                    <wpg:wgp>
                      <wpg:cNvGrpSpPr/>
                      <wpg:grpSpPr>
                        <a:xfrm>
                          <a:off x="0" y="0"/>
                          <a:ext cx="6353175" cy="556260"/>
                          <a:chOff x="-12700" y="34832"/>
                          <a:chExt cx="6353678" cy="557265"/>
                        </a:xfrm>
                      </wpg:grpSpPr>
                      <wps:wsp>
                        <wps:cNvPr id="562152334" name="Text Box 90"/>
                        <wps:cNvSpPr txBox="1"/>
                        <wps:spPr>
                          <a:xfrm>
                            <a:off x="308478" y="34832"/>
                            <a:ext cx="6032500" cy="49553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25BEB73D" w14:textId="77777777" w:rsidR="00D17D3A" w:rsidRPr="00972E92" w:rsidRDefault="00D17D3A" w:rsidP="00D17D3A">
                              <w:pPr>
                                <w:pStyle w:val="Quote"/>
                                <w:ind w:left="0"/>
                                <w:jc w:val="left"/>
                                <w:rPr>
                                  <w:rFonts w:cstheme="minorHAnsi"/>
                                  <w:b/>
                                  <w:bCs/>
                                  <w:i w:val="0"/>
                                  <w:iCs w:val="0"/>
                                  <w:color w:val="00008C"/>
                                  <w:sz w:val="40"/>
                                  <w:szCs w:val="40"/>
                                </w:rPr>
                              </w:pPr>
                              <w:bookmarkStart w:id="34" w:name="MC5"/>
                              <w:r w:rsidRPr="00816F40">
                                <w:rPr>
                                  <w:rFonts w:cstheme="minorHAnsi"/>
                                  <w:b/>
                                  <w:bCs/>
                                  <w:i w:val="0"/>
                                  <w:iCs w:val="0"/>
                                  <w:color w:val="002060"/>
                                  <w:sz w:val="32"/>
                                  <w:szCs w:val="32"/>
                                </w:rPr>
                                <w:t>Approach Evaluation for Migrating Informatica Mappings</w:t>
                              </w:r>
                            </w:p>
                            <w:bookmarkEnd w:id="34"/>
                            <w:p w14:paraId="7B48851A" w14:textId="1F8E00BB" w:rsidR="00D17D3A" w:rsidRPr="00972E92" w:rsidRDefault="00D17D3A" w:rsidP="00D17D3A">
                              <w:pPr>
                                <w:pStyle w:val="Quote"/>
                                <w:ind w:left="0"/>
                                <w:jc w:val="left"/>
                                <w:rPr>
                                  <w:rFonts w:cstheme="minorHAnsi"/>
                                  <w:b/>
                                  <w:bCs/>
                                  <w:i w:val="0"/>
                                  <w:iCs w:val="0"/>
                                  <w:color w:val="00008C"/>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6521274" name="Straight Connector 10"/>
                        <wps:cNvCnPr/>
                        <wps:spPr>
                          <a:xfrm flipV="1">
                            <a:off x="-12700" y="562739"/>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4BE6E61" id="_x0000_s1051" style="position:absolute;margin-left:-4.55pt;margin-top:-11.45pt;width:500.25pt;height:43.8pt;z-index:251658288;mso-position-horizontal-relative:margin;mso-width-relative:margin;mso-height-relative:margin" coordorigin="-127,348" coordsize="63536,5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">
                <v:shape id="Text Box 90" o:spid="_x0000_s1052" type="#_x0000_t202" style="position:absolute;left:3084;top:348;width:60325;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" filled="f" stroked="f">
                  <v:textbox>
                    <w:txbxContent>
                      <w:p w14:paraId="25BEB73D" w14:textId="77777777" w:rsidR="00D17D3A" w:rsidRPr="00972E92" w:rsidRDefault="00D17D3A" w:rsidP="00D17D3A">
                        <w:pPr>
                          <w:pStyle w:val="Quote"/>
                          <w:ind w:left="0"/>
                          <w:jc w:val="left"/>
                          <w:rPr>
                            <w:rFonts w:cstheme="minorHAnsi"/>
                            <w:b/>
                            <w:bCs/>
                            <w:i w:val="0"/>
                            <w:iCs w:val="0"/>
                            <w:color w:val="00008C"/>
                            <w:sz w:val="40"/>
                            <w:szCs w:val="40"/>
                          </w:rPr>
                        </w:pPr>
                        <w:bookmarkStart w:id="35" w:name="MC5"/>
                        <w:r w:rsidRPr="00816F40">
                          <w:rPr>
                            <w:rFonts w:cstheme="minorHAnsi"/>
                            <w:b/>
                            <w:bCs/>
                            <w:i w:val="0"/>
                            <w:iCs w:val="0"/>
                            <w:color w:val="002060"/>
                            <w:sz w:val="32"/>
                            <w:szCs w:val="32"/>
                          </w:rPr>
                          <w:t>Approach Evaluation for Migrating Informatica Mappings</w:t>
                        </w:r>
                      </w:p>
                      <w:bookmarkEnd w:id="35"/>
                      <w:p w14:paraId="7B48851A" w14:textId="1F8E00BB" w:rsidR="00D17D3A" w:rsidRPr="00972E92" w:rsidRDefault="00D17D3A" w:rsidP="00D17D3A">
                        <w:pPr>
                          <w:pStyle w:val="Quote"/>
                          <w:ind w:left="0"/>
                          <w:jc w:val="left"/>
                          <w:rPr>
                            <w:rFonts w:cstheme="minorHAnsi"/>
                            <w:b/>
                            <w:bCs/>
                            <w:i w:val="0"/>
                            <w:iCs w:val="0"/>
                            <w:color w:val="00008C"/>
                            <w:sz w:val="40"/>
                            <w:szCs w:val="40"/>
                          </w:rPr>
                        </w:pPr>
                      </w:p>
                    </w:txbxContent>
                  </v:textbox>
                </v:shape>
                <v:line id="Straight Connector 10" o:spid="_x0000_s1053" style="position:absolute;flip:y;visibility:visible;mso-wrap-style:square" from="-127,5627" to="56959,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" strokecolor="#002060" strokeweight=".5pt">
                  <v:stroke joinstyle="miter"/>
                </v:line>
                <w10:wrap anchorx="margin"/>
              </v:group>
            </w:pict>
          </mc:Fallback>
        </mc:AlternateContent>
      </w:r>
      <w:r w:rsidR="00D17D3A" w:rsidRPr="00D17D3A">
        <w:rPr>
          <w:rFonts w:ascii="Segoe UI Emoji" w:hAnsi="Segoe UI Emoji" w:cs="Segoe UI Emoji"/>
          <w:bCs/>
          <w:color w:val="FFFFFF" w:themeColor="background1"/>
          <w:sz w:val="32"/>
          <w:szCs w:val="32"/>
          <w:highlight w:val="darkBlue"/>
        </w:rPr>
        <w:t>🔍</w:t>
      </w:r>
    </w:p>
    <w:p w14:paraId="3A000B7A" w14:textId="77777777" w:rsidR="000914F5" w:rsidRDefault="000914F5" w:rsidP="007946AA">
      <w:pPr>
        <w:rPr>
          <w:b/>
          <w:bCs/>
        </w:rPr>
      </w:pPr>
    </w:p>
    <w:p w14:paraId="00EAFDD0" w14:textId="77777777" w:rsidR="00D17D3A" w:rsidRDefault="00D17D3A" w:rsidP="007946AA">
      <w:pPr>
        <w:rPr>
          <w:b/>
          <w:bCs/>
        </w:rPr>
      </w:pPr>
    </w:p>
    <w:p w14:paraId="32EDF645" w14:textId="77777777" w:rsidR="00D17D3A" w:rsidRPr="00D17D3A" w:rsidRDefault="00D17D3A" w:rsidP="00D17D3A">
      <w:r w:rsidRPr="00D17D3A">
        <w:t>As organizations modernize their data ecosystems, migrating legacy Informatica PowerCenter mappings to scalable, cloud-native architectures becomes a strategic priority. Choosing the right approach for this migration is critical to balancing speed, cost, flexibility, and long-term maintainability.</w:t>
      </w:r>
    </w:p>
    <w:p w14:paraId="6E0D8503" w14:textId="77777777" w:rsidR="00D17D3A" w:rsidRDefault="00D17D3A" w:rsidP="00D17D3A">
      <w:r w:rsidRPr="00D17D3A">
        <w:t>This section evaluates multiple approaches based on key factors such as automation level, development effort, ability to handle complex transformations, and alignment with enterprise architecture goals.</w:t>
      </w:r>
    </w:p>
    <w:p w14:paraId="46D55EF9" w14:textId="77777777" w:rsidR="00D17D3A" w:rsidRDefault="00D17D3A" w:rsidP="00D17D3A"/>
    <w:p w14:paraId="349703FD" w14:textId="77777777" w:rsidR="00D17D3A" w:rsidRDefault="00D17D3A" w:rsidP="00D17D3A"/>
    <w:p w14:paraId="148830CE" w14:textId="25EC1BD2" w:rsidR="00D17D3A" w:rsidRPr="00221648" w:rsidRDefault="00DA2106" w:rsidP="00D17D3A">
      <w:pPr>
        <w:pBdr>
          <w:bottom w:val="dotted" w:sz="6" w:space="1" w:color="auto"/>
        </w:pBdr>
        <w:spacing w:line="257" w:lineRule="auto"/>
        <w:rPr>
          <w:b/>
          <w:bCs/>
          <w:color w:val="000000" w:themeColor="text1"/>
          <w:sz w:val="28"/>
          <w:szCs w:val="28"/>
        </w:rPr>
      </w:pPr>
      <w:r>
        <w:rPr>
          <w:b/>
          <w:bCs/>
          <w:color w:val="000000" w:themeColor="text1"/>
          <w:sz w:val="28"/>
          <w:szCs w:val="28"/>
        </w:rPr>
        <w:t>1</w:t>
      </w:r>
      <w:r w:rsidR="00D17D3A" w:rsidRPr="00221648">
        <w:rPr>
          <w:b/>
          <w:bCs/>
          <w:color w:val="000000" w:themeColor="text1"/>
          <w:sz w:val="28"/>
          <w:szCs w:val="28"/>
        </w:rPr>
        <w:t xml:space="preserve">. </w:t>
      </w:r>
      <w:r w:rsidR="00D17D3A" w:rsidRPr="00D17D3A">
        <w:rPr>
          <w:b/>
          <w:bCs/>
          <w:color w:val="000000" w:themeColor="text1"/>
          <w:sz w:val="28"/>
          <w:szCs w:val="28"/>
        </w:rPr>
        <w:t>Comparative Analysis: Hybrid Approach vs Data Switch</w:t>
      </w:r>
    </w:p>
    <w:p w14:paraId="39D859C8" w14:textId="77777777" w:rsidR="00B82437" w:rsidRDefault="00B82437" w:rsidP="00D17D3A">
      <w:pPr>
        <w:rPr>
          <w:sz w:val="22"/>
          <w:szCs w:val="22"/>
        </w:rPr>
      </w:pPr>
    </w:p>
    <w:p w14:paraId="47C4FBDE" w14:textId="41A0332F" w:rsidR="00D17D3A" w:rsidRPr="00B82437" w:rsidRDefault="00B82437" w:rsidP="00D17D3A">
      <w:pPr>
        <w:rPr>
          <w:sz w:val="22"/>
          <w:szCs w:val="22"/>
        </w:rPr>
      </w:pPr>
      <w:r w:rsidRPr="00B82437">
        <w:rPr>
          <w:sz w:val="22"/>
          <w:szCs w:val="22"/>
        </w:rPr>
        <w:t>When evaluating strategies for modernizing legacy Informatica workflows into scalable PySpark pipelines, two distinct approaches emerge: the Data Switch Approach and the Architectural Hybrid Conversion Framework. Each offers unique strengths and trade-offs depending on the organization’s goals, timeline, and complexity of ETL processes.</w:t>
      </w:r>
    </w:p>
    <w:p w14:paraId="32751201" w14:textId="77777777" w:rsidR="00BF40B5" w:rsidRDefault="00BF40B5" w:rsidP="00D17D3A">
      <w:pPr>
        <w:rPr>
          <w:b/>
          <w:bCs/>
        </w:rPr>
      </w:pPr>
    </w:p>
    <w:tbl>
      <w:tblPr>
        <w:tblStyle w:val="TableGrid"/>
        <w:tblW w:w="9450" w:type="dxa"/>
        <w:tblBorders>
          <w:top w:val="dashed" w:sz="2" w:space="0" w:color="000000" w:themeColor="text1"/>
          <w:left w:val="dashed" w:sz="2" w:space="0" w:color="000000" w:themeColor="text1"/>
          <w:bottom w:val="dashed" w:sz="2" w:space="0" w:color="000000" w:themeColor="text1"/>
          <w:right w:val="dashed" w:sz="2" w:space="0" w:color="000000" w:themeColor="text1"/>
          <w:insideH w:val="dashed" w:sz="2" w:space="0" w:color="000000" w:themeColor="text1"/>
          <w:insideV w:val="dashed" w:sz="2" w:space="0" w:color="000000" w:themeColor="text1"/>
        </w:tblBorders>
        <w:tblLayout w:type="fixed"/>
        <w:tblLook w:val="06A0" w:firstRow="1" w:lastRow="0" w:firstColumn="1" w:lastColumn="0" w:noHBand="1" w:noVBand="1"/>
      </w:tblPr>
      <w:tblGrid>
        <w:gridCol w:w="4830"/>
        <w:gridCol w:w="4620"/>
      </w:tblGrid>
      <w:tr w:rsidR="0003521A" w14:paraId="0D1B9888" w14:textId="77777777" w:rsidTr="0003521A">
        <w:trPr>
          <w:trHeight w:val="788"/>
        </w:trPr>
        <w:tc>
          <w:tcPr>
            <w:tcW w:w="4830" w:type="dxa"/>
            <w:shd w:val="clear" w:color="auto" w:fill="EAEDF1" w:themeFill="text2" w:themeFillTint="1A"/>
          </w:tcPr>
          <w:p w14:paraId="4AD659A9" w14:textId="4951CAAC" w:rsidR="0003521A" w:rsidRPr="00B82437" w:rsidRDefault="00B82437" w:rsidP="00B82437">
            <w:pPr>
              <w:pStyle w:val="Heading3"/>
              <w:numPr>
                <w:ilvl w:val="0"/>
                <w:numId w:val="0"/>
              </w:numPr>
              <w:spacing w:before="281" w:after="281"/>
              <w:ind w:left="720" w:hanging="720"/>
              <w:rPr>
                <w:rFonts w:asciiTheme="minorHAnsi" w:eastAsia="Calibri" w:hAnsiTheme="minorHAnsi" w:cstheme="minorHAnsi"/>
                <w:sz w:val="22"/>
                <w:lang w:val="en-IN"/>
              </w:rPr>
            </w:pPr>
            <w:bookmarkStart w:id="36" w:name="_Toc197095459"/>
            <w:bookmarkStart w:id="37" w:name="_Toc197599930"/>
            <w:r w:rsidRPr="00B82437">
              <w:rPr>
                <w:rFonts w:asciiTheme="minorHAnsi" w:eastAsia="Calibri" w:hAnsiTheme="minorHAnsi" w:cstheme="minorHAnsi"/>
                <w:noProof/>
                <w:sz w:val="22"/>
                <w:lang w:val="en-IN"/>
              </w:rPr>
              <w:drawing>
                <wp:anchor distT="0" distB="0" distL="114300" distR="114300" simplePos="0" relativeHeight="251658285" behindDoc="0" locked="0" layoutInCell="1" allowOverlap="1" wp14:anchorId="05A373A5" wp14:editId="7A137E13">
                  <wp:simplePos x="0" y="0"/>
                  <wp:positionH relativeFrom="column">
                    <wp:posOffset>-2558</wp:posOffset>
                  </wp:positionH>
                  <wp:positionV relativeFrom="paragraph">
                    <wp:posOffset>180540</wp:posOffset>
                  </wp:positionV>
                  <wp:extent cx="646186" cy="240356"/>
                  <wp:effectExtent l="0" t="0" r="1905" b="7620"/>
                  <wp:wrapSquare wrapText="bothSides"/>
                  <wp:docPr id="492854063"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46186" cy="240356"/>
                          </a:xfrm>
                          <a:prstGeom prst="rect">
                            <a:avLst/>
                          </a:prstGeom>
                          <a:noFill/>
                          <a:ln>
                            <a:noFill/>
                          </a:ln>
                        </pic:spPr>
                      </pic:pic>
                    </a:graphicData>
                  </a:graphic>
                </wp:anchor>
              </w:drawing>
            </w:r>
            <w:r>
              <w:rPr>
                <w:rFonts w:asciiTheme="minorHAnsi" w:eastAsia="Calibri" w:hAnsiTheme="minorHAnsi" w:cstheme="minorHAnsi"/>
                <w:sz w:val="22"/>
                <w:lang w:val="en-IN"/>
              </w:rPr>
              <w:t xml:space="preserve">      </w:t>
            </w:r>
            <w:r w:rsidR="0003521A" w:rsidRPr="000F4DD7">
              <w:rPr>
                <w:rFonts w:asciiTheme="minorHAnsi" w:eastAsia="Calibri" w:hAnsiTheme="minorHAnsi" w:cstheme="minorHAnsi"/>
                <w:sz w:val="22"/>
              </w:rPr>
              <w:t>Data switch Approach</w:t>
            </w:r>
            <w:bookmarkEnd w:id="36"/>
            <w:bookmarkEnd w:id="37"/>
          </w:p>
        </w:tc>
        <w:tc>
          <w:tcPr>
            <w:tcW w:w="4620" w:type="dxa"/>
          </w:tcPr>
          <w:p w14:paraId="1C3A8C0D" w14:textId="01EEAAE2" w:rsidR="0003521A" w:rsidRPr="0003521A" w:rsidRDefault="0003521A" w:rsidP="0003521A">
            <w:pPr>
              <w:pStyle w:val="Heading3"/>
              <w:numPr>
                <w:ilvl w:val="0"/>
                <w:numId w:val="0"/>
              </w:numPr>
              <w:spacing w:before="281" w:after="281"/>
              <w:ind w:left="720" w:hanging="720"/>
              <w:jc w:val="center"/>
              <w:rPr>
                <w:rFonts w:asciiTheme="minorHAnsi" w:eastAsia="Calibri" w:hAnsiTheme="minorHAnsi" w:cstheme="minorHAnsi"/>
                <w:sz w:val="22"/>
                <w:lang w:val="en-IN"/>
              </w:rPr>
            </w:pPr>
            <w:r w:rsidRPr="0003521A">
              <w:rPr>
                <w:rFonts w:eastAsia="Calibri"/>
                <w:noProof/>
              </w:rPr>
              <w:drawing>
                <wp:anchor distT="0" distB="0" distL="114300" distR="114300" simplePos="0" relativeHeight="251658284" behindDoc="0" locked="0" layoutInCell="1" allowOverlap="1" wp14:anchorId="68EA0344" wp14:editId="57543A04">
                  <wp:simplePos x="0" y="0"/>
                  <wp:positionH relativeFrom="column">
                    <wp:posOffset>300609</wp:posOffset>
                  </wp:positionH>
                  <wp:positionV relativeFrom="paragraph">
                    <wp:posOffset>180540</wp:posOffset>
                  </wp:positionV>
                  <wp:extent cx="308284" cy="308284"/>
                  <wp:effectExtent l="0" t="0" r="0" b="0"/>
                  <wp:wrapSquare wrapText="bothSides"/>
                  <wp:docPr id="6110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98665"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08284" cy="308284"/>
                          </a:xfrm>
                          <a:prstGeom prst="rect">
                            <a:avLst/>
                          </a:prstGeom>
                        </pic:spPr>
                      </pic:pic>
                    </a:graphicData>
                  </a:graphic>
                </wp:anchor>
              </w:drawing>
            </w:r>
            <w:r>
              <w:rPr>
                <w:rFonts w:asciiTheme="minorHAnsi" w:eastAsia="Calibri" w:hAnsiTheme="minorHAnsi" w:cstheme="minorHAnsi"/>
                <w:sz w:val="22"/>
                <w:lang w:val="en-IN"/>
              </w:rPr>
              <w:t xml:space="preserve"> </w:t>
            </w:r>
            <w:r w:rsidR="00B82437" w:rsidRPr="00B82437">
              <w:rPr>
                <w:rFonts w:asciiTheme="minorHAnsi" w:eastAsia="Calibri" w:hAnsiTheme="minorHAnsi" w:cstheme="minorHAnsi"/>
                <w:sz w:val="22"/>
                <w:lang w:val="en-IN"/>
              </w:rPr>
              <w:t>AI-Powered Hybrid Migration Framework – Pros</w:t>
            </w:r>
          </w:p>
        </w:tc>
      </w:tr>
      <w:tr w:rsidR="00CA3259" w14:paraId="093E9148" w14:textId="77777777" w:rsidTr="00DB1470">
        <w:trPr>
          <w:trHeight w:val="1152"/>
        </w:trPr>
        <w:tc>
          <w:tcPr>
            <w:tcW w:w="4830" w:type="dxa"/>
            <w:shd w:val="clear" w:color="auto" w:fill="EAEDF1" w:themeFill="text2" w:themeFillTint="1A"/>
          </w:tcPr>
          <w:p w14:paraId="0464C98F" w14:textId="1278C108" w:rsidR="00CA3259" w:rsidRPr="000F4DD7" w:rsidRDefault="00696520" w:rsidP="00DB1470">
            <w:pPr>
              <w:spacing w:before="240" w:after="240"/>
              <w:rPr>
                <w:rFonts w:asciiTheme="minorHAnsi" w:hAnsiTheme="minorHAnsi" w:cstheme="minorHAnsi"/>
                <w:b/>
                <w:bCs/>
                <w:sz w:val="22"/>
                <w:szCs w:val="22"/>
              </w:rPr>
            </w:pPr>
            <w:r w:rsidRPr="00BD5AC0">
              <w:rPr>
                <w:rFonts w:ascii="Segoe UI Emoji" w:eastAsia="Calibri" w:hAnsi="Segoe UI Emoji" w:cs="Segoe UI Emoji"/>
                <w:sz w:val="22"/>
                <w:lang w:val="en-IN"/>
              </w:rPr>
              <w:t>✅</w:t>
            </w:r>
            <w:r>
              <w:rPr>
                <w:rFonts w:ascii="Segoe UI Emoji" w:eastAsia="Calibri" w:hAnsi="Segoe UI Emoji" w:cs="Segoe UI Emoji"/>
                <w:sz w:val="22"/>
                <w:lang w:val="en-IN"/>
              </w:rPr>
              <w:t xml:space="preserve"> </w:t>
            </w:r>
            <w:r w:rsidR="00CA3259" w:rsidRPr="000F4DD7">
              <w:rPr>
                <w:rFonts w:asciiTheme="minorHAnsi" w:hAnsiTheme="minorHAnsi" w:cstheme="minorHAnsi"/>
                <w:b/>
                <w:bCs/>
                <w:sz w:val="22"/>
                <w:szCs w:val="22"/>
              </w:rPr>
              <w:t>Pros:</w:t>
            </w:r>
          </w:p>
          <w:p w14:paraId="58C56399" w14:textId="77777777" w:rsidR="000F4DD7" w:rsidRPr="00BD5AC0" w:rsidRDefault="000F4DD7" w:rsidP="004E4D80">
            <w:pPr>
              <w:pStyle w:val="ListParagraph"/>
              <w:numPr>
                <w:ilvl w:val="0"/>
                <w:numId w:val="65"/>
              </w:numPr>
              <w:spacing w:before="240" w:after="240"/>
              <w:ind w:left="460"/>
              <w:rPr>
                <w:rFonts w:eastAsia="Times New Roman" w:cstheme="minorHAnsi"/>
              </w:rPr>
            </w:pPr>
            <w:r w:rsidRPr="00BD5AC0">
              <w:rPr>
                <w:rFonts w:eastAsia="Times New Roman" w:cstheme="minorHAnsi"/>
              </w:rPr>
              <w:t>Faster initial migration due to pre-built tool</w:t>
            </w:r>
          </w:p>
          <w:p w14:paraId="278AD893" w14:textId="77777777" w:rsidR="000F4DD7" w:rsidRPr="00BD5AC0" w:rsidRDefault="000F4DD7" w:rsidP="004E4D80">
            <w:pPr>
              <w:pStyle w:val="ListParagraph"/>
              <w:numPr>
                <w:ilvl w:val="0"/>
                <w:numId w:val="65"/>
              </w:numPr>
              <w:spacing w:before="240" w:after="240"/>
              <w:ind w:left="460"/>
              <w:rPr>
                <w:rFonts w:eastAsia="Times New Roman" w:cstheme="minorHAnsi"/>
              </w:rPr>
            </w:pPr>
            <w:r w:rsidRPr="00BD5AC0">
              <w:rPr>
                <w:rFonts w:eastAsia="Times New Roman" w:cstheme="minorHAnsi"/>
              </w:rPr>
              <w:t>Minimal development effort</w:t>
            </w:r>
          </w:p>
          <w:p w14:paraId="14A339C6" w14:textId="77777777" w:rsidR="000F4DD7" w:rsidRPr="00BD5AC0" w:rsidRDefault="000F4DD7" w:rsidP="004E4D80">
            <w:pPr>
              <w:pStyle w:val="ListParagraph"/>
              <w:numPr>
                <w:ilvl w:val="0"/>
                <w:numId w:val="65"/>
              </w:numPr>
              <w:spacing w:before="240" w:after="240"/>
              <w:ind w:left="460"/>
              <w:rPr>
                <w:rFonts w:eastAsia="Times New Roman" w:cstheme="minorHAnsi"/>
              </w:rPr>
            </w:pPr>
            <w:r w:rsidRPr="00BD5AC0">
              <w:rPr>
                <w:rFonts w:eastAsia="Times New Roman" w:cstheme="minorHAnsi"/>
              </w:rPr>
              <w:t>Lower upfront cost</w:t>
            </w:r>
          </w:p>
          <w:p w14:paraId="65158DCE" w14:textId="77777777" w:rsidR="00BD5AC0" w:rsidRPr="00BD5AC0" w:rsidRDefault="000F4DD7" w:rsidP="004E4D80">
            <w:pPr>
              <w:pStyle w:val="ListParagraph"/>
              <w:numPr>
                <w:ilvl w:val="0"/>
                <w:numId w:val="65"/>
              </w:numPr>
              <w:spacing w:before="240" w:after="240"/>
              <w:ind w:left="460"/>
              <w:rPr>
                <w:rFonts w:eastAsia="Times New Roman" w:cstheme="minorHAnsi"/>
              </w:rPr>
            </w:pPr>
            <w:r w:rsidRPr="00BD5AC0">
              <w:rPr>
                <w:rFonts w:eastAsia="Times New Roman" w:cstheme="minorHAnsi"/>
              </w:rPr>
              <w:t>Less need for specialized skills (Spark/AWS)</w:t>
            </w:r>
          </w:p>
          <w:p w14:paraId="287590C9" w14:textId="22A9BF1D" w:rsidR="000F4DD7" w:rsidRPr="00BD5AC0" w:rsidRDefault="000F4DD7" w:rsidP="004E4D80">
            <w:pPr>
              <w:pStyle w:val="ListParagraph"/>
              <w:numPr>
                <w:ilvl w:val="0"/>
                <w:numId w:val="65"/>
              </w:numPr>
              <w:spacing w:before="240" w:after="240"/>
              <w:ind w:left="460"/>
              <w:rPr>
                <w:rFonts w:eastAsia="Times New Roman" w:cstheme="minorHAnsi"/>
              </w:rPr>
            </w:pPr>
            <w:r w:rsidRPr="00BD5AC0">
              <w:rPr>
                <w:rFonts w:eastAsia="Times New Roman" w:cstheme="minorHAnsi"/>
              </w:rPr>
              <w:t>Mostly regression testing only</w:t>
            </w:r>
          </w:p>
          <w:p w14:paraId="06CF7D8A" w14:textId="66BE4A8B" w:rsidR="000F4DD7" w:rsidRDefault="00BD5AC0" w:rsidP="000F4DD7">
            <w:pPr>
              <w:spacing w:before="240" w:after="240"/>
              <w:rPr>
                <w:rFonts w:asciiTheme="minorHAnsi" w:hAnsiTheme="minorHAnsi" w:cstheme="minorHAnsi"/>
                <w:b/>
                <w:bCs/>
                <w:sz w:val="22"/>
                <w:szCs w:val="22"/>
              </w:rPr>
            </w:pPr>
            <w:r w:rsidRPr="00BD5AC0">
              <w:rPr>
                <w:rFonts w:ascii="Segoe UI Emoji" w:hAnsi="Segoe UI Emoji" w:cs="Segoe UI Emoji"/>
                <w:lang w:val="en-IN"/>
              </w:rPr>
              <w:t>❌</w:t>
            </w:r>
            <w:r>
              <w:rPr>
                <w:rFonts w:ascii="Segoe UI Emoji" w:hAnsi="Segoe UI Emoji" w:cs="Segoe UI Emoji"/>
                <w:lang w:val="en-IN"/>
              </w:rPr>
              <w:t xml:space="preserve"> </w:t>
            </w:r>
            <w:r w:rsidR="00CA3259" w:rsidRPr="000F4DD7">
              <w:rPr>
                <w:rFonts w:asciiTheme="minorHAnsi" w:hAnsiTheme="minorHAnsi" w:cstheme="minorHAnsi"/>
                <w:b/>
                <w:bCs/>
                <w:sz w:val="22"/>
                <w:szCs w:val="22"/>
              </w:rPr>
              <w:t>Cons:</w:t>
            </w:r>
          </w:p>
          <w:p w14:paraId="3478999F" w14:textId="23576335" w:rsidR="00BD5AC0" w:rsidRPr="00BD5AC0" w:rsidRDefault="000F4DD7" w:rsidP="004E4D80">
            <w:pPr>
              <w:pStyle w:val="ListParagraph"/>
              <w:numPr>
                <w:ilvl w:val="0"/>
                <w:numId w:val="66"/>
              </w:numPr>
              <w:spacing w:before="240" w:after="240"/>
              <w:ind w:left="460"/>
              <w:rPr>
                <w:rFonts w:eastAsia="Times New Roman" w:cstheme="minorHAnsi"/>
              </w:rPr>
            </w:pPr>
            <w:r w:rsidRPr="00BD5AC0">
              <w:rPr>
                <w:rFonts w:eastAsia="Times New Roman" w:cstheme="minorHAnsi"/>
              </w:rPr>
              <w:t>No code reuse – each XML results in a separate PySpark script</w:t>
            </w:r>
          </w:p>
          <w:p w14:paraId="6A584800" w14:textId="77777777" w:rsidR="00BD5AC0" w:rsidRPr="00BD5AC0" w:rsidRDefault="000F4DD7" w:rsidP="004E4D80">
            <w:pPr>
              <w:pStyle w:val="ListParagraph"/>
              <w:numPr>
                <w:ilvl w:val="0"/>
                <w:numId w:val="66"/>
              </w:numPr>
              <w:spacing w:before="240" w:after="240"/>
              <w:ind w:left="460"/>
              <w:rPr>
                <w:rFonts w:eastAsia="Times New Roman" w:cstheme="minorHAnsi"/>
              </w:rPr>
            </w:pPr>
            <w:r w:rsidRPr="00BD5AC0">
              <w:rPr>
                <w:rFonts w:eastAsia="Times New Roman" w:cstheme="minorHAnsi"/>
              </w:rPr>
              <w:lastRenderedPageBreak/>
              <w:t>Lacks standardization – inconsistent code structure</w:t>
            </w:r>
          </w:p>
          <w:p w14:paraId="31B69313" w14:textId="265D74D8" w:rsidR="000F4DD7" w:rsidRPr="00BD5AC0" w:rsidRDefault="000F4DD7" w:rsidP="004E4D80">
            <w:pPr>
              <w:pStyle w:val="ListParagraph"/>
              <w:numPr>
                <w:ilvl w:val="0"/>
                <w:numId w:val="66"/>
              </w:numPr>
              <w:spacing w:before="240" w:after="240"/>
              <w:ind w:left="460"/>
              <w:rPr>
                <w:rFonts w:eastAsia="Times New Roman" w:cstheme="minorHAnsi"/>
              </w:rPr>
            </w:pPr>
            <w:r w:rsidRPr="00BD5AC0">
              <w:rPr>
                <w:rFonts w:eastAsia="Times New Roman" w:cstheme="minorHAnsi"/>
              </w:rPr>
              <w:t>Limited flexibility – hard to adapt to custom use cases</w:t>
            </w:r>
          </w:p>
          <w:p w14:paraId="44350343" w14:textId="00DC7194" w:rsidR="000F4DD7" w:rsidRPr="00BD5AC0" w:rsidRDefault="000F4DD7" w:rsidP="004E4D80">
            <w:pPr>
              <w:pStyle w:val="ListParagraph"/>
              <w:numPr>
                <w:ilvl w:val="0"/>
                <w:numId w:val="66"/>
              </w:numPr>
              <w:spacing w:line="259" w:lineRule="auto"/>
              <w:ind w:left="460"/>
              <w:rPr>
                <w:rFonts w:eastAsia="Times New Roman" w:cstheme="minorHAnsi"/>
              </w:rPr>
            </w:pPr>
            <w:r w:rsidRPr="00BD5AC0">
              <w:rPr>
                <w:rFonts w:eastAsia="Times New Roman" w:cstheme="minorHAnsi"/>
              </w:rPr>
              <w:t>Weak support for complex transformations</w:t>
            </w:r>
          </w:p>
          <w:p w14:paraId="40CB067E" w14:textId="233B4087" w:rsidR="000F4DD7" w:rsidRPr="00BD5AC0" w:rsidRDefault="000F4DD7" w:rsidP="004E4D80">
            <w:pPr>
              <w:pStyle w:val="ListParagraph"/>
              <w:numPr>
                <w:ilvl w:val="0"/>
                <w:numId w:val="66"/>
              </w:numPr>
              <w:spacing w:line="259" w:lineRule="auto"/>
              <w:ind w:left="460"/>
              <w:rPr>
                <w:rFonts w:eastAsia="Times New Roman" w:cstheme="minorHAnsi"/>
              </w:rPr>
            </w:pPr>
            <w:r w:rsidRPr="00BD5AC0">
              <w:rPr>
                <w:rFonts w:eastAsia="Times New Roman" w:cstheme="minorHAnsi"/>
              </w:rPr>
              <w:t>Minimal optimization opportunities</w:t>
            </w:r>
          </w:p>
          <w:p w14:paraId="47C4F1DB" w14:textId="3327528F" w:rsidR="000F4DD7" w:rsidRPr="00BD5AC0" w:rsidRDefault="000F4DD7" w:rsidP="004E4D80">
            <w:pPr>
              <w:pStyle w:val="ListParagraph"/>
              <w:numPr>
                <w:ilvl w:val="0"/>
                <w:numId w:val="66"/>
              </w:numPr>
              <w:spacing w:line="259" w:lineRule="auto"/>
              <w:ind w:left="460"/>
              <w:rPr>
                <w:rFonts w:eastAsia="Times New Roman" w:cstheme="minorHAnsi"/>
              </w:rPr>
            </w:pPr>
            <w:r w:rsidRPr="00BD5AC0">
              <w:rPr>
                <w:rFonts w:eastAsia="Times New Roman" w:cstheme="minorHAnsi"/>
              </w:rPr>
              <w:t>High post-migration adjustment effort</w:t>
            </w:r>
          </w:p>
          <w:p w14:paraId="697F2F7B" w14:textId="3B8D018E" w:rsidR="000F4DD7" w:rsidRPr="00BD5AC0" w:rsidRDefault="000F4DD7" w:rsidP="004E4D80">
            <w:pPr>
              <w:pStyle w:val="ListParagraph"/>
              <w:numPr>
                <w:ilvl w:val="0"/>
                <w:numId w:val="66"/>
              </w:numPr>
              <w:spacing w:line="259" w:lineRule="auto"/>
              <w:ind w:left="460"/>
              <w:rPr>
                <w:rFonts w:eastAsia="Times New Roman" w:cstheme="minorHAnsi"/>
              </w:rPr>
            </w:pPr>
            <w:r w:rsidRPr="00BD5AC0">
              <w:rPr>
                <w:rFonts w:eastAsia="Times New Roman" w:cstheme="minorHAnsi"/>
              </w:rPr>
              <w:t>Dependent on external tool</w:t>
            </w:r>
          </w:p>
          <w:p w14:paraId="4F4D621E" w14:textId="069717C9" w:rsidR="000F4DD7" w:rsidRPr="00BD5AC0" w:rsidRDefault="000F4DD7" w:rsidP="004E4D80">
            <w:pPr>
              <w:pStyle w:val="ListParagraph"/>
              <w:numPr>
                <w:ilvl w:val="0"/>
                <w:numId w:val="66"/>
              </w:numPr>
              <w:spacing w:line="259" w:lineRule="auto"/>
              <w:ind w:left="460"/>
              <w:rPr>
                <w:rFonts w:eastAsia="Times New Roman" w:cstheme="minorHAnsi"/>
              </w:rPr>
            </w:pPr>
            <w:r w:rsidRPr="00BD5AC0">
              <w:rPr>
                <w:rFonts w:eastAsia="Times New Roman" w:cstheme="minorHAnsi"/>
              </w:rPr>
              <w:t>Not suitable for re-architecting</w:t>
            </w:r>
          </w:p>
          <w:p w14:paraId="3DD76EF5" w14:textId="6D7839B5" w:rsidR="00CA3259" w:rsidRPr="00BD5AC0" w:rsidRDefault="000F4DD7" w:rsidP="004E4D80">
            <w:pPr>
              <w:pStyle w:val="ListParagraph"/>
              <w:numPr>
                <w:ilvl w:val="0"/>
                <w:numId w:val="66"/>
              </w:numPr>
              <w:spacing w:line="259" w:lineRule="auto"/>
              <w:ind w:left="460"/>
              <w:rPr>
                <w:rFonts w:eastAsia="Times New Roman" w:cstheme="minorHAnsi"/>
              </w:rPr>
            </w:pPr>
            <w:r w:rsidRPr="00BD5AC0">
              <w:rPr>
                <w:rFonts w:eastAsia="Times New Roman" w:cstheme="minorHAnsi"/>
              </w:rPr>
              <w:t>Not aligned with long-term data strategy</w:t>
            </w:r>
          </w:p>
          <w:p w14:paraId="1E3CC714" w14:textId="66B9E9F8" w:rsidR="000F4DD7" w:rsidRDefault="000F4DD7" w:rsidP="000F4DD7">
            <w:pPr>
              <w:pStyle w:val="ListParagraph"/>
              <w:spacing w:after="0" w:line="259" w:lineRule="auto"/>
              <w:ind w:left="744"/>
            </w:pPr>
          </w:p>
        </w:tc>
        <w:tc>
          <w:tcPr>
            <w:tcW w:w="4620" w:type="dxa"/>
          </w:tcPr>
          <w:p w14:paraId="5BB25F43" w14:textId="79CA23C1" w:rsidR="00CA3259" w:rsidRPr="000F4DD7" w:rsidRDefault="00696520" w:rsidP="00CA3259">
            <w:pPr>
              <w:pStyle w:val="Heading3"/>
              <w:numPr>
                <w:ilvl w:val="0"/>
                <w:numId w:val="0"/>
              </w:numPr>
              <w:spacing w:before="281" w:after="281"/>
              <w:ind w:left="720" w:hanging="720"/>
              <w:rPr>
                <w:rFonts w:asciiTheme="minorHAnsi" w:eastAsia="Calibri" w:hAnsiTheme="minorHAnsi" w:cstheme="minorHAnsi"/>
                <w:b w:val="0"/>
                <w:bCs w:val="0"/>
                <w:sz w:val="22"/>
              </w:rPr>
            </w:pPr>
            <w:bookmarkStart w:id="38" w:name="_Toc197095461"/>
            <w:bookmarkStart w:id="39" w:name="_Toc197599932"/>
            <w:r w:rsidRPr="00BD5AC0">
              <w:rPr>
                <w:rFonts w:ascii="Segoe UI Emoji" w:eastAsia="Calibri" w:hAnsi="Segoe UI Emoji" w:cs="Segoe UI Emoji"/>
                <w:sz w:val="22"/>
                <w:lang w:val="en-IN"/>
              </w:rPr>
              <w:lastRenderedPageBreak/>
              <w:t>✅</w:t>
            </w:r>
            <w:r>
              <w:rPr>
                <w:rFonts w:ascii="Segoe UI Emoji" w:eastAsia="Calibri" w:hAnsi="Segoe UI Emoji" w:cs="Segoe UI Emoji"/>
                <w:sz w:val="22"/>
                <w:lang w:val="en-IN"/>
              </w:rPr>
              <w:t xml:space="preserve"> </w:t>
            </w:r>
            <w:r w:rsidR="00CA3259" w:rsidRPr="000F4DD7">
              <w:rPr>
                <w:rFonts w:asciiTheme="minorHAnsi" w:eastAsia="Calibri" w:hAnsiTheme="minorHAnsi" w:cstheme="minorHAnsi"/>
                <w:sz w:val="22"/>
              </w:rPr>
              <w:t>Pros:</w:t>
            </w:r>
            <w:bookmarkEnd w:id="38"/>
            <w:bookmarkEnd w:id="39"/>
          </w:p>
          <w:p w14:paraId="70CC7AB7" w14:textId="063F552B" w:rsidR="0003521A" w:rsidRPr="00A55C17" w:rsidRDefault="0003521A" w:rsidP="004E4D80">
            <w:pPr>
              <w:pStyle w:val="ListParagraph"/>
              <w:numPr>
                <w:ilvl w:val="0"/>
                <w:numId w:val="67"/>
              </w:numPr>
              <w:spacing w:before="240" w:after="240"/>
              <w:ind w:left="450"/>
              <w:rPr>
                <w:rFonts w:eastAsia="Times New Roman" w:cstheme="minorHAnsi"/>
              </w:rPr>
            </w:pPr>
            <w:r w:rsidRPr="00A55C17">
              <w:rPr>
                <w:rFonts w:eastAsia="Times New Roman" w:cstheme="minorHAnsi"/>
                <w:b/>
                <w:bCs/>
              </w:rPr>
              <w:t>AI-assisted code generation</w:t>
            </w:r>
            <w:r w:rsidRPr="00A55C17">
              <w:rPr>
                <w:rFonts w:eastAsia="Times New Roman" w:cstheme="minorHAnsi"/>
              </w:rPr>
              <w:t xml:space="preserve"> accelerates development for common ETL patterns</w:t>
            </w:r>
          </w:p>
          <w:p w14:paraId="6F8CC26D" w14:textId="6EB02475" w:rsidR="0003521A" w:rsidRPr="00A55C17" w:rsidRDefault="0003521A" w:rsidP="004E4D80">
            <w:pPr>
              <w:pStyle w:val="ListParagraph"/>
              <w:numPr>
                <w:ilvl w:val="0"/>
                <w:numId w:val="67"/>
              </w:numPr>
              <w:spacing w:before="240" w:after="240"/>
              <w:ind w:left="450"/>
              <w:rPr>
                <w:rFonts w:eastAsia="Times New Roman" w:cstheme="minorHAnsi"/>
              </w:rPr>
            </w:pPr>
            <w:r w:rsidRPr="00A55C17">
              <w:rPr>
                <w:rFonts w:eastAsia="Times New Roman" w:cstheme="minorHAnsi"/>
                <w:b/>
                <w:bCs/>
              </w:rPr>
              <w:t>Modular and reusable architecture</w:t>
            </w:r>
            <w:r w:rsidRPr="00A55C17">
              <w:rPr>
                <w:rFonts w:eastAsia="Times New Roman" w:cstheme="minorHAnsi"/>
              </w:rPr>
              <w:t xml:space="preserve"> improves long-term maintainability</w:t>
            </w:r>
          </w:p>
          <w:p w14:paraId="060BCADC" w14:textId="2E3E1ABF" w:rsidR="0003521A" w:rsidRPr="00A55C17" w:rsidRDefault="0003521A" w:rsidP="004E4D80">
            <w:pPr>
              <w:pStyle w:val="ListParagraph"/>
              <w:numPr>
                <w:ilvl w:val="0"/>
                <w:numId w:val="67"/>
              </w:numPr>
              <w:spacing w:before="240" w:after="240"/>
              <w:ind w:left="450"/>
              <w:rPr>
                <w:rFonts w:eastAsia="Times New Roman" w:cstheme="minorHAnsi"/>
              </w:rPr>
            </w:pPr>
            <w:r w:rsidRPr="00A55C17">
              <w:rPr>
                <w:rFonts w:eastAsia="Times New Roman" w:cstheme="minorHAnsi"/>
                <w:b/>
                <w:bCs/>
              </w:rPr>
              <w:t>Standardized coding practices</w:t>
            </w:r>
            <w:r w:rsidRPr="00A55C17">
              <w:rPr>
                <w:rFonts w:eastAsia="Times New Roman" w:cstheme="minorHAnsi"/>
              </w:rPr>
              <w:t xml:space="preserve"> aligned with enterprise guidelines</w:t>
            </w:r>
          </w:p>
          <w:p w14:paraId="0D7205C2" w14:textId="306BA2D6" w:rsidR="0003521A" w:rsidRPr="00A55C17" w:rsidRDefault="0003521A" w:rsidP="004E4D80">
            <w:pPr>
              <w:pStyle w:val="ListParagraph"/>
              <w:numPr>
                <w:ilvl w:val="0"/>
                <w:numId w:val="67"/>
              </w:numPr>
              <w:spacing w:before="240" w:after="240"/>
              <w:ind w:left="450"/>
              <w:rPr>
                <w:rFonts w:eastAsia="Times New Roman" w:cstheme="minorHAnsi"/>
              </w:rPr>
            </w:pPr>
            <w:r w:rsidRPr="00A55C17">
              <w:rPr>
                <w:rFonts w:eastAsia="Times New Roman" w:cstheme="minorHAnsi"/>
                <w:b/>
                <w:bCs/>
              </w:rPr>
              <w:t>Fully customizable</w:t>
            </w:r>
            <w:r w:rsidRPr="00A55C17">
              <w:rPr>
                <w:rFonts w:eastAsia="Times New Roman" w:cstheme="minorHAnsi"/>
              </w:rPr>
              <w:t xml:space="preserve"> to Capital Group’s business and data needs</w:t>
            </w:r>
          </w:p>
          <w:p w14:paraId="6A53A0EA" w14:textId="175024A5" w:rsidR="0003521A" w:rsidRPr="00A55C17" w:rsidRDefault="0003521A" w:rsidP="004E4D80">
            <w:pPr>
              <w:pStyle w:val="ListParagraph"/>
              <w:numPr>
                <w:ilvl w:val="0"/>
                <w:numId w:val="67"/>
              </w:numPr>
              <w:spacing w:before="240" w:after="240"/>
              <w:ind w:left="450"/>
              <w:rPr>
                <w:rFonts w:eastAsia="Times New Roman" w:cstheme="minorHAnsi"/>
              </w:rPr>
            </w:pPr>
            <w:r w:rsidRPr="00A55C17">
              <w:rPr>
                <w:rFonts w:eastAsia="Times New Roman" w:cstheme="minorHAnsi"/>
                <w:b/>
                <w:bCs/>
              </w:rPr>
              <w:t>Handles complex transformations</w:t>
            </w:r>
            <w:r w:rsidRPr="00A55C17">
              <w:rPr>
                <w:rFonts w:eastAsia="Times New Roman" w:cstheme="minorHAnsi"/>
              </w:rPr>
              <w:t xml:space="preserve"> with better accuracy and control</w:t>
            </w:r>
          </w:p>
          <w:p w14:paraId="25512F1D" w14:textId="2361FC33" w:rsidR="0003521A" w:rsidRPr="00A55C17" w:rsidRDefault="0003521A" w:rsidP="004E4D80">
            <w:pPr>
              <w:pStyle w:val="ListParagraph"/>
              <w:numPr>
                <w:ilvl w:val="0"/>
                <w:numId w:val="67"/>
              </w:numPr>
              <w:spacing w:before="240" w:after="240"/>
              <w:ind w:left="450"/>
              <w:rPr>
                <w:rFonts w:eastAsia="Times New Roman" w:cstheme="minorHAnsi"/>
              </w:rPr>
            </w:pPr>
            <w:r w:rsidRPr="00A55C17">
              <w:rPr>
                <w:rFonts w:eastAsia="Times New Roman" w:cstheme="minorHAnsi"/>
                <w:b/>
                <w:bCs/>
              </w:rPr>
              <w:lastRenderedPageBreak/>
              <w:t>Optimized workflows</w:t>
            </w:r>
            <w:r w:rsidRPr="00A55C17">
              <w:rPr>
                <w:rFonts w:eastAsia="Times New Roman" w:cstheme="minorHAnsi"/>
              </w:rPr>
              <w:t xml:space="preserve"> through intelligent logic tuning and resource efficiency</w:t>
            </w:r>
          </w:p>
          <w:p w14:paraId="368939E9" w14:textId="312E09F3" w:rsidR="0003521A" w:rsidRPr="00A55C17" w:rsidRDefault="0003521A" w:rsidP="004E4D80">
            <w:pPr>
              <w:pStyle w:val="ListParagraph"/>
              <w:numPr>
                <w:ilvl w:val="0"/>
                <w:numId w:val="67"/>
              </w:numPr>
              <w:spacing w:before="240" w:after="240"/>
              <w:ind w:left="450"/>
              <w:rPr>
                <w:rFonts w:eastAsia="Times New Roman" w:cstheme="minorHAnsi"/>
              </w:rPr>
            </w:pPr>
            <w:r w:rsidRPr="00A55C17">
              <w:rPr>
                <w:rFonts w:eastAsia="Times New Roman" w:cstheme="minorHAnsi"/>
                <w:b/>
                <w:bCs/>
              </w:rPr>
              <w:t>No dependency on third-party conversion tools</w:t>
            </w:r>
          </w:p>
          <w:p w14:paraId="497F7955" w14:textId="738B5B26" w:rsidR="0003521A" w:rsidRPr="00A55C17" w:rsidRDefault="0003521A" w:rsidP="004E4D80">
            <w:pPr>
              <w:pStyle w:val="ListParagraph"/>
              <w:numPr>
                <w:ilvl w:val="0"/>
                <w:numId w:val="67"/>
              </w:numPr>
              <w:spacing w:before="240" w:after="240"/>
              <w:ind w:left="450"/>
              <w:rPr>
                <w:rFonts w:eastAsia="Times New Roman" w:cstheme="minorHAnsi"/>
              </w:rPr>
            </w:pPr>
            <w:r w:rsidRPr="00A55C17">
              <w:rPr>
                <w:rFonts w:eastAsia="Times New Roman" w:cstheme="minorHAnsi"/>
                <w:b/>
                <w:bCs/>
              </w:rPr>
              <w:t>Supports re-architecting MDM workflows</w:t>
            </w:r>
            <w:r w:rsidRPr="00A55C17">
              <w:rPr>
                <w:rFonts w:eastAsia="Times New Roman" w:cstheme="minorHAnsi"/>
              </w:rPr>
              <w:t xml:space="preserve"> (inbound and outbound)</w:t>
            </w:r>
          </w:p>
          <w:p w14:paraId="3A5E9BFA" w14:textId="5E98B802" w:rsidR="0003521A" w:rsidRPr="00A55C17" w:rsidRDefault="0003521A" w:rsidP="004E4D80">
            <w:pPr>
              <w:pStyle w:val="ListParagraph"/>
              <w:numPr>
                <w:ilvl w:val="0"/>
                <w:numId w:val="67"/>
              </w:numPr>
              <w:spacing w:before="240" w:after="240"/>
              <w:ind w:left="450"/>
              <w:rPr>
                <w:rFonts w:eastAsia="Times New Roman" w:cstheme="minorHAnsi"/>
              </w:rPr>
            </w:pPr>
            <w:r w:rsidRPr="00A55C17">
              <w:rPr>
                <w:rFonts w:eastAsia="Times New Roman" w:cstheme="minorHAnsi"/>
                <w:b/>
                <w:bCs/>
              </w:rPr>
              <w:t>Low post-migration effort</w:t>
            </w:r>
            <w:r w:rsidRPr="00A55C17">
              <w:rPr>
                <w:rFonts w:eastAsia="Times New Roman" w:cstheme="minorHAnsi"/>
              </w:rPr>
              <w:t xml:space="preserve"> due to tailored design and testing</w:t>
            </w:r>
          </w:p>
          <w:p w14:paraId="20183D5B" w14:textId="43E8D35A" w:rsidR="0003521A" w:rsidRPr="00A55C17" w:rsidRDefault="0003521A" w:rsidP="004E4D80">
            <w:pPr>
              <w:pStyle w:val="ListParagraph"/>
              <w:numPr>
                <w:ilvl w:val="0"/>
                <w:numId w:val="67"/>
              </w:numPr>
              <w:spacing w:before="240" w:after="240"/>
              <w:ind w:left="450"/>
              <w:rPr>
                <w:rFonts w:eastAsia="Times New Roman" w:cstheme="minorHAnsi"/>
              </w:rPr>
            </w:pPr>
            <w:r w:rsidRPr="00A55C17">
              <w:rPr>
                <w:rFonts w:eastAsia="Times New Roman" w:cstheme="minorHAnsi"/>
                <w:b/>
                <w:bCs/>
              </w:rPr>
              <w:t>Strategic alignment</w:t>
            </w:r>
            <w:r w:rsidRPr="00A55C17">
              <w:rPr>
                <w:rFonts w:eastAsia="Times New Roman" w:cstheme="minorHAnsi"/>
              </w:rPr>
              <w:t xml:space="preserve"> with long-term data modernization goals</w:t>
            </w:r>
          </w:p>
          <w:p w14:paraId="063059D9" w14:textId="702A414E" w:rsidR="00CA3259" w:rsidRPr="000F4DD7" w:rsidRDefault="00696520" w:rsidP="00DB1470">
            <w:pPr>
              <w:spacing w:before="240" w:after="240"/>
              <w:rPr>
                <w:rFonts w:asciiTheme="minorHAnsi" w:hAnsiTheme="minorHAnsi" w:cstheme="minorHAnsi"/>
                <w:b/>
                <w:bCs/>
              </w:rPr>
            </w:pPr>
            <w:r w:rsidRPr="00BD5AC0">
              <w:rPr>
                <w:rFonts w:ascii="Segoe UI Emoji" w:hAnsi="Segoe UI Emoji" w:cs="Segoe UI Emoji"/>
                <w:lang w:val="en-IN"/>
              </w:rPr>
              <w:t>❌</w:t>
            </w:r>
            <w:r>
              <w:rPr>
                <w:rFonts w:ascii="Segoe UI Emoji" w:hAnsi="Segoe UI Emoji" w:cs="Segoe UI Emoji"/>
                <w:lang w:val="en-IN"/>
              </w:rPr>
              <w:t xml:space="preserve"> </w:t>
            </w:r>
            <w:r w:rsidR="00CA3259" w:rsidRPr="000F4DD7">
              <w:rPr>
                <w:rFonts w:asciiTheme="minorHAnsi" w:hAnsiTheme="minorHAnsi" w:cstheme="minorHAnsi"/>
                <w:b/>
                <w:bCs/>
              </w:rPr>
              <w:t>Cons:</w:t>
            </w:r>
          </w:p>
          <w:p w14:paraId="1FE8F6DD" w14:textId="72F0D5C3" w:rsidR="0003521A" w:rsidRPr="00A55C17" w:rsidRDefault="0003521A" w:rsidP="004E4D80">
            <w:pPr>
              <w:pStyle w:val="ListParagraph"/>
              <w:numPr>
                <w:ilvl w:val="0"/>
                <w:numId w:val="68"/>
              </w:numPr>
              <w:spacing w:line="259" w:lineRule="auto"/>
              <w:ind w:left="450"/>
              <w:rPr>
                <w:rFonts w:eastAsia="Times New Roman" w:cstheme="minorHAnsi"/>
              </w:rPr>
            </w:pPr>
            <w:r w:rsidRPr="00A55C17">
              <w:rPr>
                <w:rFonts w:eastAsia="Times New Roman" w:cstheme="minorHAnsi"/>
                <w:b/>
                <w:bCs/>
              </w:rPr>
              <w:t>Longer initial development timeline</w:t>
            </w:r>
            <w:r w:rsidRPr="00A55C17">
              <w:rPr>
                <w:rFonts w:eastAsia="Times New Roman" w:cstheme="minorHAnsi"/>
              </w:rPr>
              <w:t xml:space="preserve"> compared to tool-based conversion</w:t>
            </w:r>
          </w:p>
          <w:p w14:paraId="475336BB" w14:textId="592FE58F" w:rsidR="0003521A" w:rsidRPr="00A55C17" w:rsidRDefault="0003521A" w:rsidP="004E4D80">
            <w:pPr>
              <w:pStyle w:val="ListParagraph"/>
              <w:numPr>
                <w:ilvl w:val="0"/>
                <w:numId w:val="68"/>
              </w:numPr>
              <w:spacing w:line="259" w:lineRule="auto"/>
              <w:ind w:left="450"/>
              <w:rPr>
                <w:rFonts w:eastAsia="Times New Roman" w:cstheme="minorHAnsi"/>
              </w:rPr>
            </w:pPr>
            <w:r w:rsidRPr="00A55C17">
              <w:rPr>
                <w:rFonts w:eastAsia="Times New Roman" w:cstheme="minorHAnsi"/>
                <w:b/>
                <w:bCs/>
              </w:rPr>
              <w:t>Higher upfront investment</w:t>
            </w:r>
            <w:r w:rsidRPr="00A55C17">
              <w:rPr>
                <w:rFonts w:eastAsia="Times New Roman" w:cstheme="minorHAnsi"/>
              </w:rPr>
              <w:t xml:space="preserve"> due to AI integration and engineering effort</w:t>
            </w:r>
          </w:p>
          <w:p w14:paraId="5E67717C" w14:textId="71FE3A40" w:rsidR="0003521A" w:rsidRPr="00A55C17" w:rsidRDefault="0003521A" w:rsidP="004E4D80">
            <w:pPr>
              <w:pStyle w:val="ListParagraph"/>
              <w:numPr>
                <w:ilvl w:val="0"/>
                <w:numId w:val="68"/>
              </w:numPr>
              <w:spacing w:line="259" w:lineRule="auto"/>
              <w:ind w:left="450"/>
              <w:rPr>
                <w:rFonts w:eastAsia="Times New Roman" w:cstheme="minorHAnsi"/>
              </w:rPr>
            </w:pPr>
            <w:r w:rsidRPr="00A55C17">
              <w:rPr>
                <w:rFonts w:eastAsia="Times New Roman" w:cstheme="minorHAnsi"/>
                <w:b/>
                <w:bCs/>
              </w:rPr>
              <w:t>Requires experienced resources</w:t>
            </w:r>
            <w:r w:rsidRPr="00A55C17">
              <w:rPr>
                <w:rFonts w:eastAsia="Times New Roman" w:cstheme="minorHAnsi"/>
              </w:rPr>
              <w:t xml:space="preserve"> in AI, PySpark, AWS, and ETL design</w:t>
            </w:r>
          </w:p>
          <w:p w14:paraId="41797BD0" w14:textId="4F5EAE64" w:rsidR="0003521A" w:rsidRPr="00A55C17" w:rsidRDefault="0003521A" w:rsidP="004E4D80">
            <w:pPr>
              <w:pStyle w:val="ListParagraph"/>
              <w:numPr>
                <w:ilvl w:val="0"/>
                <w:numId w:val="68"/>
              </w:numPr>
              <w:spacing w:line="259" w:lineRule="auto"/>
              <w:ind w:left="450"/>
              <w:rPr>
                <w:rFonts w:eastAsia="Times New Roman" w:cstheme="minorHAnsi"/>
              </w:rPr>
            </w:pPr>
            <w:r w:rsidRPr="00A55C17">
              <w:rPr>
                <w:rFonts w:eastAsia="Times New Roman" w:cstheme="minorHAnsi"/>
                <w:b/>
                <w:bCs/>
              </w:rPr>
              <w:t>Extensive testing scope</w:t>
            </w:r>
            <w:r w:rsidRPr="00A55C17">
              <w:rPr>
                <w:rFonts w:eastAsia="Times New Roman" w:cstheme="minorHAnsi"/>
              </w:rPr>
              <w:t xml:space="preserve"> across data quality, performance, and business rules</w:t>
            </w:r>
          </w:p>
          <w:p w14:paraId="6C8FA543" w14:textId="6B65968C" w:rsidR="0003521A" w:rsidRPr="00A55C17" w:rsidRDefault="0003521A" w:rsidP="004E4D80">
            <w:pPr>
              <w:pStyle w:val="ListParagraph"/>
              <w:numPr>
                <w:ilvl w:val="0"/>
                <w:numId w:val="68"/>
              </w:numPr>
              <w:spacing w:line="259" w:lineRule="auto"/>
              <w:ind w:left="450"/>
              <w:rPr>
                <w:rFonts w:eastAsia="Times New Roman" w:cstheme="minorHAnsi"/>
              </w:rPr>
            </w:pPr>
            <w:r w:rsidRPr="00A55C17">
              <w:rPr>
                <w:rFonts w:eastAsia="Times New Roman" w:cstheme="minorHAnsi"/>
                <w:b/>
                <w:bCs/>
              </w:rPr>
              <w:t>Change management effort</w:t>
            </w:r>
            <w:r w:rsidRPr="00A55C17">
              <w:rPr>
                <w:rFonts w:eastAsia="Times New Roman" w:cstheme="minorHAnsi"/>
              </w:rPr>
              <w:t xml:space="preserve"> due to architectural and operational shifts</w:t>
            </w:r>
          </w:p>
          <w:p w14:paraId="306E0EE7" w14:textId="77777777" w:rsidR="00CA3259" w:rsidRDefault="00CA3259" w:rsidP="0003521A">
            <w:pPr>
              <w:spacing w:line="259" w:lineRule="auto"/>
            </w:pPr>
          </w:p>
        </w:tc>
      </w:tr>
    </w:tbl>
    <w:p w14:paraId="4FB9FE91" w14:textId="77777777" w:rsidR="00CA3259" w:rsidRDefault="00CA3259" w:rsidP="00D17D3A">
      <w:pPr>
        <w:rPr>
          <w:b/>
          <w:bCs/>
        </w:rPr>
      </w:pPr>
    </w:p>
    <w:p w14:paraId="1BD28D13" w14:textId="77777777" w:rsidR="007946AA" w:rsidRDefault="007946AA" w:rsidP="007946AA">
      <w:pPr>
        <w:rPr>
          <w:b/>
          <w:bCs/>
        </w:rPr>
      </w:pPr>
    </w:p>
    <w:p w14:paraId="00F260BE" w14:textId="3433FDD3" w:rsidR="0084487F" w:rsidRDefault="0084487F" w:rsidP="007946AA">
      <w:pPr>
        <w:rPr>
          <w:b/>
          <w:bCs/>
        </w:rPr>
      </w:pPr>
      <w:r>
        <w:rPr>
          <w:rFonts w:cstheme="minorHAnsi"/>
          <w:b/>
          <w:bCs/>
          <w:i/>
          <w:iCs/>
          <w:noProof/>
          <w:color w:val="00008C"/>
          <w:sz w:val="32"/>
          <w:szCs w:val="32"/>
        </w:rPr>
        <mc:AlternateContent>
          <mc:Choice Requires="wpg">
            <w:drawing>
              <wp:anchor distT="0" distB="0" distL="114300" distR="114300" simplePos="0" relativeHeight="251658289" behindDoc="0" locked="0" layoutInCell="1" allowOverlap="1" wp14:anchorId="499D622A" wp14:editId="35CBCF48">
                <wp:simplePos x="0" y="0"/>
                <wp:positionH relativeFrom="margin">
                  <wp:posOffset>0</wp:posOffset>
                </wp:positionH>
                <wp:positionV relativeFrom="paragraph">
                  <wp:posOffset>0</wp:posOffset>
                </wp:positionV>
                <wp:extent cx="6353175" cy="556260"/>
                <wp:effectExtent l="0" t="0" r="0" b="34290"/>
                <wp:wrapNone/>
                <wp:docPr id="106646370" name="Group 91"/>
                <wp:cNvGraphicFramePr/>
                <a:graphic xmlns:a="http://schemas.openxmlformats.org/drawingml/2006/main">
                  <a:graphicData uri="http://schemas.microsoft.com/office/word/2010/wordprocessingGroup">
                    <wpg:wgp>
                      <wpg:cNvGrpSpPr/>
                      <wpg:grpSpPr>
                        <a:xfrm>
                          <a:off x="0" y="0"/>
                          <a:ext cx="6353175" cy="556260"/>
                          <a:chOff x="-12700" y="34832"/>
                          <a:chExt cx="6353678" cy="557265"/>
                        </a:xfrm>
                      </wpg:grpSpPr>
                      <wps:wsp>
                        <wps:cNvPr id="1755755795" name="Text Box 90"/>
                        <wps:cNvSpPr txBox="1"/>
                        <wps:spPr>
                          <a:xfrm>
                            <a:off x="308478" y="34832"/>
                            <a:ext cx="6032500" cy="49553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6D7616D6" w14:textId="33A18894" w:rsidR="0084487F" w:rsidRPr="00972E92" w:rsidRDefault="0084487F" w:rsidP="0084487F">
                              <w:pPr>
                                <w:pStyle w:val="Quote"/>
                                <w:ind w:left="0"/>
                                <w:jc w:val="left"/>
                                <w:rPr>
                                  <w:rFonts w:cstheme="minorHAnsi"/>
                                  <w:b/>
                                  <w:bCs/>
                                  <w:i w:val="0"/>
                                  <w:iCs w:val="0"/>
                                  <w:color w:val="00008C"/>
                                  <w:sz w:val="40"/>
                                  <w:szCs w:val="40"/>
                                </w:rPr>
                              </w:pPr>
                              <w:bookmarkStart w:id="40" w:name="MC6"/>
                              <w:r w:rsidRPr="0084487F">
                                <w:rPr>
                                  <w:rFonts w:cstheme="minorHAnsi"/>
                                  <w:b/>
                                  <w:bCs/>
                                  <w:i w:val="0"/>
                                  <w:iCs w:val="0"/>
                                  <w:color w:val="002060"/>
                                  <w:sz w:val="32"/>
                                  <w:szCs w:val="32"/>
                                </w:rPr>
                                <w:t>Current State Analysis</w:t>
                              </w:r>
                            </w:p>
                            <w:bookmarkEnd w:id="40"/>
                            <w:p w14:paraId="66570A53" w14:textId="77777777" w:rsidR="0084487F" w:rsidRPr="00972E92" w:rsidRDefault="0084487F" w:rsidP="0084487F">
                              <w:pPr>
                                <w:pStyle w:val="Quote"/>
                                <w:ind w:left="0"/>
                                <w:jc w:val="left"/>
                                <w:rPr>
                                  <w:rFonts w:cstheme="minorHAnsi"/>
                                  <w:b/>
                                  <w:bCs/>
                                  <w:i w:val="0"/>
                                  <w:iCs w:val="0"/>
                                  <w:color w:val="00008C"/>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4468762" name="Straight Connector 10"/>
                        <wps:cNvCnPr/>
                        <wps:spPr>
                          <a:xfrm flipV="1">
                            <a:off x="-12700" y="562739"/>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9D622A" id="_x0000_s1054" style="position:absolute;margin-left:0;margin-top:0;width:500.25pt;height:43.8pt;z-index:251658289;mso-position-horizontal-relative:margin;mso-width-relative:margin;mso-height-relative:margin" coordorigin="-127,348" coordsize="63536,5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">
                <v:shape id="Text Box 90" o:spid="_x0000_s1055" type="#_x0000_t202" style="position:absolute;left:3084;top:348;width:60325;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" filled="f" stroked="f">
                  <v:textbox>
                    <w:txbxContent>
                      <w:p w14:paraId="6D7616D6" w14:textId="33A18894" w:rsidR="0084487F" w:rsidRPr="00972E92" w:rsidRDefault="0084487F" w:rsidP="0084487F">
                        <w:pPr>
                          <w:pStyle w:val="Quote"/>
                          <w:ind w:left="0"/>
                          <w:jc w:val="left"/>
                          <w:rPr>
                            <w:rFonts w:cstheme="minorHAnsi"/>
                            <w:b/>
                            <w:bCs/>
                            <w:i w:val="0"/>
                            <w:iCs w:val="0"/>
                            <w:color w:val="00008C"/>
                            <w:sz w:val="40"/>
                            <w:szCs w:val="40"/>
                          </w:rPr>
                        </w:pPr>
                        <w:bookmarkStart w:id="41" w:name="MC6"/>
                        <w:r w:rsidRPr="0084487F">
                          <w:rPr>
                            <w:rFonts w:cstheme="minorHAnsi"/>
                            <w:b/>
                            <w:bCs/>
                            <w:i w:val="0"/>
                            <w:iCs w:val="0"/>
                            <w:color w:val="002060"/>
                            <w:sz w:val="32"/>
                            <w:szCs w:val="32"/>
                          </w:rPr>
                          <w:t>Current State Analysis</w:t>
                        </w:r>
                      </w:p>
                      <w:bookmarkEnd w:id="41"/>
                      <w:p w14:paraId="66570A53" w14:textId="77777777" w:rsidR="0084487F" w:rsidRPr="00972E92" w:rsidRDefault="0084487F" w:rsidP="0084487F">
                        <w:pPr>
                          <w:pStyle w:val="Quote"/>
                          <w:ind w:left="0"/>
                          <w:jc w:val="left"/>
                          <w:rPr>
                            <w:rFonts w:cstheme="minorHAnsi"/>
                            <w:b/>
                            <w:bCs/>
                            <w:i w:val="0"/>
                            <w:iCs w:val="0"/>
                            <w:color w:val="00008C"/>
                            <w:sz w:val="40"/>
                            <w:szCs w:val="40"/>
                          </w:rPr>
                        </w:pPr>
                      </w:p>
                    </w:txbxContent>
                  </v:textbox>
                </v:shape>
                <v:line id="Straight Connector 10" o:spid="_x0000_s1056" style="position:absolute;flip:y;visibility:visible;mso-wrap-style:square" from="-127,5627" to="56959,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" strokecolor="#002060" strokeweight=".5pt">
                  <v:stroke joinstyle="miter"/>
                </v:line>
                <w10:wrap anchorx="margin"/>
              </v:group>
            </w:pict>
          </mc:Fallback>
        </mc:AlternateContent>
      </w:r>
    </w:p>
    <w:p w14:paraId="777AD8EE" w14:textId="144D7736" w:rsidR="007946AA" w:rsidRPr="0084487F" w:rsidRDefault="001D4191" w:rsidP="007946AA">
      <w:pPr>
        <w:rPr>
          <w:bCs/>
          <w:color w:val="FFFFFF" w:themeColor="background1"/>
          <w:sz w:val="32"/>
          <w:szCs w:val="32"/>
        </w:rPr>
      </w:pPr>
      <w:r w:rsidRPr="001D4191">
        <w:rPr>
          <w:rFonts w:ascii="Segoe UI Emoji" w:hAnsi="Segoe UI Emoji" w:cs="Segoe UI Emoji"/>
          <w:bCs/>
          <w:color w:val="FFFFFF" w:themeColor="background1"/>
          <w:sz w:val="32"/>
          <w:szCs w:val="32"/>
          <w:highlight w:val="darkBlue"/>
        </w:rPr>
        <w:t>📦</w:t>
      </w:r>
    </w:p>
    <w:p w14:paraId="3A987FE7" w14:textId="77777777" w:rsidR="0084487F" w:rsidRDefault="0084487F" w:rsidP="007946AA">
      <w:pPr>
        <w:rPr>
          <w:b/>
          <w:bCs/>
        </w:rPr>
      </w:pPr>
    </w:p>
    <w:p w14:paraId="2B20FD8C" w14:textId="77777777" w:rsidR="0084487F" w:rsidRDefault="0084487F" w:rsidP="007946AA">
      <w:pPr>
        <w:rPr>
          <w:b/>
          <w:bCs/>
        </w:rPr>
      </w:pPr>
    </w:p>
    <w:p w14:paraId="0F466E9B" w14:textId="7FAA720D" w:rsidR="001D4191" w:rsidRDefault="001D4191" w:rsidP="007946AA">
      <w:r w:rsidRPr="001D4191">
        <w:t>The current data integration environment is built on legacy Informatica PowerCenter workflows running on on-premises servers. This section provides a high-level overview of the existing ETL architecture, its operational patterns, and key considerations as we plan a migration to a modern, cloud-native platform.</w:t>
      </w:r>
    </w:p>
    <w:p w14:paraId="492B9A66" w14:textId="77777777" w:rsidR="001D4191" w:rsidRDefault="001D4191" w:rsidP="007946AA"/>
    <w:p w14:paraId="2A9B0FCA" w14:textId="77777777" w:rsidR="001D4191" w:rsidRPr="001D4191" w:rsidRDefault="001D4191" w:rsidP="007946AA"/>
    <w:p w14:paraId="7CA7D5E4" w14:textId="52F90EEE" w:rsidR="001D4191" w:rsidRPr="00221648" w:rsidRDefault="00DA2106" w:rsidP="001D4191">
      <w:pPr>
        <w:pBdr>
          <w:bottom w:val="dotted" w:sz="6" w:space="1" w:color="auto"/>
        </w:pBdr>
        <w:spacing w:line="257" w:lineRule="auto"/>
        <w:rPr>
          <w:b/>
          <w:bCs/>
          <w:color w:val="000000" w:themeColor="text1"/>
          <w:sz w:val="28"/>
          <w:szCs w:val="28"/>
        </w:rPr>
      </w:pPr>
      <w:r>
        <w:rPr>
          <w:b/>
          <w:bCs/>
          <w:color w:val="000000" w:themeColor="text1"/>
          <w:sz w:val="28"/>
          <w:szCs w:val="28"/>
        </w:rPr>
        <w:t>1</w:t>
      </w:r>
      <w:r w:rsidR="001D4191" w:rsidRPr="00221648">
        <w:rPr>
          <w:b/>
          <w:bCs/>
          <w:color w:val="000000" w:themeColor="text1"/>
          <w:sz w:val="28"/>
          <w:szCs w:val="28"/>
        </w:rPr>
        <w:t xml:space="preserve">. </w:t>
      </w:r>
      <w:r w:rsidR="00F43E00" w:rsidRPr="00F43E00">
        <w:rPr>
          <w:b/>
          <w:bCs/>
          <w:color w:val="000000" w:themeColor="text1"/>
          <w:sz w:val="28"/>
          <w:szCs w:val="28"/>
        </w:rPr>
        <w:t>Job Volume: High Workflow Density</w:t>
      </w:r>
    </w:p>
    <w:p w14:paraId="58096D02" w14:textId="77777777" w:rsidR="001D4191" w:rsidRDefault="001D4191" w:rsidP="007946AA">
      <w:pPr>
        <w:rPr>
          <w:b/>
          <w:bCs/>
        </w:rPr>
      </w:pPr>
    </w:p>
    <w:p w14:paraId="56A17E85" w14:textId="77777777" w:rsidR="00F43E00" w:rsidRPr="00F43E00" w:rsidRDefault="00F43E00" w:rsidP="00F43E00">
      <w:pPr>
        <w:rPr>
          <w:sz w:val="22"/>
          <w:szCs w:val="22"/>
        </w:rPr>
      </w:pPr>
      <w:r w:rsidRPr="00F43E00">
        <w:rPr>
          <w:sz w:val="22"/>
          <w:szCs w:val="22"/>
        </w:rPr>
        <w:t>The existing ETL ecosystem comprises approximately 2,000 Informatica PowerCenter workflows, each defined using XML configurations. These workflows represent a wide variety of data processing needs—ranging from straightforward source-to-target loads to complex transformations and lookup-heavy jobs with embedded business logic.</w:t>
      </w:r>
    </w:p>
    <w:p w14:paraId="0C7F97E6" w14:textId="6FB4999A" w:rsidR="00F43E00" w:rsidRDefault="00F43E00" w:rsidP="00F43E00">
      <w:pPr>
        <w:rPr>
          <w:sz w:val="22"/>
          <w:szCs w:val="22"/>
        </w:rPr>
      </w:pPr>
      <w:r w:rsidRPr="00F43E00">
        <w:rPr>
          <w:sz w:val="22"/>
          <w:szCs w:val="22"/>
        </w:rPr>
        <w:t xml:space="preserve">Many workflows are modular and designed around source-system groupings or specific business domains. Over time, incremental additions and evolving business requirements have led to the growth of the workflow repository, creating challenges in </w:t>
      </w:r>
      <w:r w:rsidR="00306567" w:rsidRPr="00F43E00">
        <w:rPr>
          <w:sz w:val="22"/>
          <w:szCs w:val="22"/>
        </w:rPr>
        <w:t>cataloguing</w:t>
      </w:r>
      <w:r w:rsidRPr="00F43E00">
        <w:rPr>
          <w:sz w:val="22"/>
          <w:szCs w:val="22"/>
        </w:rPr>
        <w:t>, impact analysis, and dependency management.</w:t>
      </w:r>
    </w:p>
    <w:p w14:paraId="673EE8B5" w14:textId="77777777" w:rsidR="00F43E00" w:rsidRPr="00F43E00" w:rsidRDefault="00F43E00" w:rsidP="00F43E00">
      <w:pPr>
        <w:rPr>
          <w:sz w:val="22"/>
          <w:szCs w:val="22"/>
        </w:rPr>
      </w:pPr>
    </w:p>
    <w:p w14:paraId="15F31565" w14:textId="77777777" w:rsidR="00F43E00" w:rsidRDefault="00F43E00" w:rsidP="00F43E00">
      <w:pPr>
        <w:rPr>
          <w:b/>
          <w:bCs/>
        </w:rPr>
      </w:pPr>
      <w:r w:rsidRPr="00F43E00">
        <w:rPr>
          <w:b/>
          <w:bCs/>
        </w:rPr>
        <w:t>Key Observations:</w:t>
      </w:r>
    </w:p>
    <w:p w14:paraId="025F297B" w14:textId="77777777" w:rsidR="00F43E00" w:rsidRPr="00F43E00" w:rsidRDefault="00F43E00" w:rsidP="00F43E00">
      <w:pPr>
        <w:rPr>
          <w:b/>
          <w:bCs/>
        </w:rPr>
      </w:pPr>
    </w:p>
    <w:p w14:paraId="29887811" w14:textId="77777777" w:rsidR="00F43E00" w:rsidRPr="00F43E00" w:rsidRDefault="00F43E00" w:rsidP="004E4D80">
      <w:pPr>
        <w:numPr>
          <w:ilvl w:val="0"/>
          <w:numId w:val="50"/>
        </w:numPr>
        <w:rPr>
          <w:sz w:val="22"/>
          <w:szCs w:val="22"/>
        </w:rPr>
      </w:pPr>
      <w:r w:rsidRPr="00F43E00">
        <w:rPr>
          <w:sz w:val="22"/>
          <w:szCs w:val="22"/>
        </w:rPr>
        <w:t>Volume indicates a large-scale transformation effort, which will require effective planning, automated conversion tooling, and rigorous testing frameworks.</w:t>
      </w:r>
    </w:p>
    <w:p w14:paraId="7372FCBD" w14:textId="77777777" w:rsidR="00F43E00" w:rsidRPr="00F43E00" w:rsidRDefault="00F43E00" w:rsidP="004E4D80">
      <w:pPr>
        <w:numPr>
          <w:ilvl w:val="0"/>
          <w:numId w:val="50"/>
        </w:numPr>
        <w:rPr>
          <w:sz w:val="22"/>
          <w:szCs w:val="22"/>
        </w:rPr>
      </w:pPr>
      <w:r w:rsidRPr="00F43E00">
        <w:rPr>
          <w:sz w:val="22"/>
          <w:szCs w:val="22"/>
        </w:rPr>
        <w:t>A significant percentage of workflows likely contain redundant or obsolete logic. A pre-migration rationalization phase is recommended to identify reusable patterns, remove deprecated jobs, and standardize before converting to a cloud-native format.</w:t>
      </w:r>
    </w:p>
    <w:p w14:paraId="537F191A" w14:textId="77777777" w:rsidR="00F43E00" w:rsidRDefault="00F43E00" w:rsidP="007946AA">
      <w:pPr>
        <w:rPr>
          <w:b/>
          <w:bCs/>
        </w:rPr>
      </w:pPr>
    </w:p>
    <w:p w14:paraId="2E1E4624" w14:textId="77777777" w:rsidR="001D4191" w:rsidRDefault="001D4191" w:rsidP="007946AA">
      <w:pPr>
        <w:rPr>
          <w:b/>
          <w:bCs/>
        </w:rPr>
      </w:pPr>
    </w:p>
    <w:p w14:paraId="0BEBC2BF" w14:textId="77777777" w:rsidR="00377F4A" w:rsidRDefault="00377F4A" w:rsidP="007946AA">
      <w:pPr>
        <w:rPr>
          <w:b/>
          <w:bCs/>
        </w:rPr>
      </w:pPr>
    </w:p>
    <w:p w14:paraId="41EEAC5D" w14:textId="0C18AC0F" w:rsidR="001D4191" w:rsidRPr="00221648" w:rsidRDefault="001D4191" w:rsidP="001D4191">
      <w:pPr>
        <w:pBdr>
          <w:bottom w:val="dotted" w:sz="6" w:space="1" w:color="auto"/>
        </w:pBdr>
        <w:spacing w:line="257" w:lineRule="auto"/>
        <w:rPr>
          <w:b/>
          <w:bCs/>
          <w:color w:val="000000" w:themeColor="text1"/>
          <w:sz w:val="28"/>
          <w:szCs w:val="28"/>
        </w:rPr>
      </w:pPr>
      <w:r>
        <w:rPr>
          <w:b/>
          <w:bCs/>
          <w:color w:val="000000" w:themeColor="text1"/>
          <w:sz w:val="28"/>
          <w:szCs w:val="28"/>
        </w:rPr>
        <w:t>2</w:t>
      </w:r>
      <w:r w:rsidRPr="00221648">
        <w:rPr>
          <w:b/>
          <w:bCs/>
          <w:color w:val="000000" w:themeColor="text1"/>
          <w:sz w:val="28"/>
          <w:szCs w:val="28"/>
        </w:rPr>
        <w:t xml:space="preserve">. </w:t>
      </w:r>
      <w:r w:rsidR="00F43E00" w:rsidRPr="00F43E00">
        <w:rPr>
          <w:b/>
          <w:bCs/>
          <w:color w:val="000000" w:themeColor="text1"/>
          <w:sz w:val="28"/>
          <w:szCs w:val="28"/>
        </w:rPr>
        <w:t>Data Volume: Moderate-High Throughput Per Job</w:t>
      </w:r>
    </w:p>
    <w:p w14:paraId="6D35BF09" w14:textId="77777777" w:rsidR="001D4191" w:rsidRDefault="001D4191" w:rsidP="007946AA">
      <w:pPr>
        <w:rPr>
          <w:b/>
          <w:bCs/>
        </w:rPr>
      </w:pPr>
    </w:p>
    <w:p w14:paraId="69664CFE" w14:textId="77777777" w:rsidR="00306567" w:rsidRDefault="00306567" w:rsidP="00306567">
      <w:pPr>
        <w:rPr>
          <w:sz w:val="22"/>
          <w:szCs w:val="22"/>
        </w:rPr>
      </w:pPr>
      <w:r w:rsidRPr="00306567">
        <w:rPr>
          <w:sz w:val="22"/>
          <w:szCs w:val="22"/>
        </w:rPr>
        <w:t>Each workflow processes an average of 500,000 to 1 million records, which includes transformations, joins, lookups, and inserts/updates to downstream systems. Some workflows may exceed this threshold during peak processing cycles or when loading from staging environments.</w:t>
      </w:r>
    </w:p>
    <w:p w14:paraId="5A44D867" w14:textId="77777777" w:rsidR="00306567" w:rsidRPr="00306567" w:rsidRDefault="00306567" w:rsidP="00306567">
      <w:pPr>
        <w:rPr>
          <w:sz w:val="22"/>
          <w:szCs w:val="22"/>
        </w:rPr>
      </w:pPr>
    </w:p>
    <w:p w14:paraId="14A48E49" w14:textId="77777777" w:rsidR="00306567" w:rsidRPr="00306567" w:rsidRDefault="00306567" w:rsidP="00306567">
      <w:pPr>
        <w:rPr>
          <w:b/>
          <w:bCs/>
          <w:sz w:val="22"/>
          <w:szCs w:val="22"/>
        </w:rPr>
      </w:pPr>
      <w:r w:rsidRPr="00306567">
        <w:rPr>
          <w:b/>
          <w:bCs/>
          <w:sz w:val="22"/>
          <w:szCs w:val="22"/>
        </w:rPr>
        <w:t>Performance and data volume considerations:</w:t>
      </w:r>
    </w:p>
    <w:p w14:paraId="053D622B" w14:textId="77777777" w:rsidR="00306567" w:rsidRPr="00306567" w:rsidRDefault="00306567" w:rsidP="00306567">
      <w:pPr>
        <w:rPr>
          <w:sz w:val="22"/>
          <w:szCs w:val="22"/>
        </w:rPr>
      </w:pPr>
    </w:p>
    <w:p w14:paraId="07F337FA" w14:textId="77777777" w:rsidR="00306567" w:rsidRPr="00306567" w:rsidRDefault="00306567" w:rsidP="004E4D80">
      <w:pPr>
        <w:numPr>
          <w:ilvl w:val="0"/>
          <w:numId w:val="51"/>
        </w:numPr>
        <w:rPr>
          <w:sz w:val="22"/>
          <w:szCs w:val="22"/>
        </w:rPr>
      </w:pPr>
      <w:r w:rsidRPr="00306567">
        <w:rPr>
          <w:sz w:val="22"/>
          <w:szCs w:val="22"/>
        </w:rPr>
        <w:t>Current throughput is manageable by cloud-native platforms (e.g., Azure Data Factory, Spark-based pipelines, or Glue), but design choices must ensure that processing time and resource allocation scale linearly with job volume.</w:t>
      </w:r>
    </w:p>
    <w:p w14:paraId="18B720CE" w14:textId="77777777" w:rsidR="00306567" w:rsidRPr="00306567" w:rsidRDefault="00306567" w:rsidP="004E4D80">
      <w:pPr>
        <w:numPr>
          <w:ilvl w:val="0"/>
          <w:numId w:val="51"/>
        </w:numPr>
        <w:rPr>
          <w:sz w:val="22"/>
          <w:szCs w:val="22"/>
        </w:rPr>
      </w:pPr>
      <w:r w:rsidRPr="00306567">
        <w:rPr>
          <w:sz w:val="22"/>
          <w:szCs w:val="22"/>
        </w:rPr>
        <w:t>Certain workflows might use pushdown optimization or custom SQL overrides, bypassing Informatica’s transformation engine—these must be carefully identified during the migration to ensure semantic parity.</w:t>
      </w:r>
    </w:p>
    <w:p w14:paraId="02C18A50" w14:textId="77777777" w:rsidR="00306567" w:rsidRDefault="00306567" w:rsidP="007946AA">
      <w:pPr>
        <w:rPr>
          <w:b/>
          <w:bCs/>
        </w:rPr>
      </w:pPr>
    </w:p>
    <w:p w14:paraId="398FEE63" w14:textId="77777777" w:rsidR="001D4191" w:rsidRDefault="001D4191" w:rsidP="007946AA">
      <w:pPr>
        <w:rPr>
          <w:b/>
          <w:bCs/>
        </w:rPr>
      </w:pPr>
    </w:p>
    <w:p w14:paraId="14A1BBE5" w14:textId="27743F29" w:rsidR="001D4191" w:rsidRDefault="00DA2106" w:rsidP="00F43E00">
      <w:pPr>
        <w:pBdr>
          <w:bottom w:val="dotted" w:sz="6" w:space="1" w:color="auto"/>
        </w:pBdr>
        <w:spacing w:line="257" w:lineRule="auto"/>
        <w:rPr>
          <w:b/>
          <w:bCs/>
        </w:rPr>
      </w:pPr>
      <w:r>
        <w:rPr>
          <w:b/>
          <w:bCs/>
          <w:color w:val="000000" w:themeColor="text1"/>
          <w:sz w:val="28"/>
          <w:szCs w:val="28"/>
        </w:rPr>
        <w:t>3</w:t>
      </w:r>
      <w:r w:rsidR="001D4191" w:rsidRPr="00221648">
        <w:rPr>
          <w:b/>
          <w:bCs/>
          <w:color w:val="000000" w:themeColor="text1"/>
          <w:sz w:val="28"/>
          <w:szCs w:val="28"/>
        </w:rPr>
        <w:t xml:space="preserve">. </w:t>
      </w:r>
      <w:r w:rsidR="00F43E00" w:rsidRPr="00F43E00">
        <w:rPr>
          <w:b/>
          <w:bCs/>
          <w:color w:val="000000" w:themeColor="text1"/>
          <w:sz w:val="28"/>
          <w:szCs w:val="28"/>
        </w:rPr>
        <w:t>Delta Load Strategy: Incremental Processing via Separate Workflows</w:t>
      </w:r>
    </w:p>
    <w:p w14:paraId="107FD567" w14:textId="77777777" w:rsidR="00F43E00" w:rsidRDefault="00F43E00" w:rsidP="007946AA">
      <w:pPr>
        <w:rPr>
          <w:b/>
          <w:bCs/>
        </w:rPr>
      </w:pPr>
    </w:p>
    <w:p w14:paraId="07E05161" w14:textId="77777777" w:rsidR="00AF2FA2" w:rsidRDefault="00AF2FA2" w:rsidP="00AF2FA2">
      <w:r w:rsidRPr="00AF2FA2">
        <w:t>Incremental or "delta" loads are managed through separate workflows, which execute based on timestamp filters, change flags, or audit columns. These delta jobs are not integrated within full-load processes but exist as independent entities with distinct scheduling logic.</w:t>
      </w:r>
    </w:p>
    <w:p w14:paraId="7EAFF91C" w14:textId="77777777" w:rsidR="00AF2FA2" w:rsidRPr="00AF2FA2" w:rsidRDefault="00AF2FA2" w:rsidP="00AF2FA2"/>
    <w:p w14:paraId="439EADC3" w14:textId="77777777" w:rsidR="00AF2FA2" w:rsidRPr="00AF2FA2" w:rsidRDefault="00AF2FA2" w:rsidP="00AF2FA2">
      <w:pPr>
        <w:rPr>
          <w:b/>
          <w:bCs/>
        </w:rPr>
      </w:pPr>
      <w:r w:rsidRPr="00AF2FA2">
        <w:rPr>
          <w:b/>
          <w:bCs/>
        </w:rPr>
        <w:t>Strategic Implications:</w:t>
      </w:r>
    </w:p>
    <w:p w14:paraId="29A30A28" w14:textId="77777777" w:rsidR="00AF2FA2" w:rsidRPr="00AF2FA2" w:rsidRDefault="00AF2FA2" w:rsidP="00AF2FA2"/>
    <w:p w14:paraId="397CDC2B" w14:textId="77777777" w:rsidR="00AF2FA2" w:rsidRPr="00AF2FA2" w:rsidRDefault="00AF2FA2" w:rsidP="004E4D80">
      <w:pPr>
        <w:numPr>
          <w:ilvl w:val="0"/>
          <w:numId w:val="52"/>
        </w:numPr>
      </w:pPr>
      <w:r w:rsidRPr="00AF2FA2">
        <w:t>While effective, this approach adds orchestration overhead and introduces dependencies between full and incremental loads.</w:t>
      </w:r>
    </w:p>
    <w:p w14:paraId="06173EA8" w14:textId="77777777" w:rsidR="00AF2FA2" w:rsidRPr="00AF2FA2" w:rsidRDefault="00AF2FA2" w:rsidP="004E4D80">
      <w:pPr>
        <w:numPr>
          <w:ilvl w:val="0"/>
          <w:numId w:val="52"/>
        </w:numPr>
      </w:pPr>
      <w:r w:rsidRPr="00AF2FA2">
        <w:t>Any future-state platform must support incremental logic natively—whether through:</w:t>
      </w:r>
    </w:p>
    <w:p w14:paraId="44CB6F20" w14:textId="77777777" w:rsidR="00AF2FA2" w:rsidRPr="00AF2FA2" w:rsidRDefault="00AF2FA2" w:rsidP="004E4D80">
      <w:pPr>
        <w:numPr>
          <w:ilvl w:val="1"/>
          <w:numId w:val="52"/>
        </w:numPr>
      </w:pPr>
      <w:r w:rsidRPr="00AF2FA2">
        <w:t>Change Data Capture (CDC) techniques</w:t>
      </w:r>
    </w:p>
    <w:p w14:paraId="4B72EC07" w14:textId="77777777" w:rsidR="00AF2FA2" w:rsidRPr="00AF2FA2" w:rsidRDefault="00AF2FA2" w:rsidP="004E4D80">
      <w:pPr>
        <w:numPr>
          <w:ilvl w:val="1"/>
          <w:numId w:val="52"/>
        </w:numPr>
      </w:pPr>
      <w:r w:rsidRPr="00AF2FA2">
        <w:t>Built-in incremental copy features</w:t>
      </w:r>
    </w:p>
    <w:p w14:paraId="12D59460" w14:textId="77777777" w:rsidR="00AF2FA2" w:rsidRDefault="00AF2FA2" w:rsidP="004E4D80">
      <w:pPr>
        <w:numPr>
          <w:ilvl w:val="1"/>
          <w:numId w:val="52"/>
        </w:numPr>
      </w:pPr>
      <w:r w:rsidRPr="00AF2FA2">
        <w:t>Timestamp-based filtering logic within the data integration engine</w:t>
      </w:r>
    </w:p>
    <w:p w14:paraId="2CBC066F" w14:textId="3DE6EE73" w:rsidR="00AF2FA2" w:rsidRPr="00AF2FA2" w:rsidRDefault="00AF2FA2" w:rsidP="00AF2FA2">
      <w:pPr>
        <w:ind w:left="1440"/>
      </w:pPr>
    </w:p>
    <w:p w14:paraId="26A9D376" w14:textId="77777777" w:rsidR="00AF2FA2" w:rsidRDefault="00AF2FA2" w:rsidP="00AF2FA2">
      <w:pPr>
        <w:rPr>
          <w:b/>
          <w:bCs/>
        </w:rPr>
      </w:pPr>
      <w:r w:rsidRPr="00AF2FA2">
        <w:rPr>
          <w:b/>
          <w:bCs/>
        </w:rPr>
        <w:t>During migration, a decision must be made on whether to:</w:t>
      </w:r>
    </w:p>
    <w:p w14:paraId="1584C617" w14:textId="77777777" w:rsidR="00AF2FA2" w:rsidRPr="00AF2FA2" w:rsidRDefault="00AF2FA2" w:rsidP="00AF2FA2">
      <w:pPr>
        <w:rPr>
          <w:b/>
          <w:bCs/>
        </w:rPr>
      </w:pPr>
    </w:p>
    <w:p w14:paraId="5C220C44" w14:textId="77777777" w:rsidR="00AF2FA2" w:rsidRPr="00AF2FA2" w:rsidRDefault="00AF2FA2" w:rsidP="004E4D80">
      <w:pPr>
        <w:numPr>
          <w:ilvl w:val="0"/>
          <w:numId w:val="53"/>
        </w:numPr>
      </w:pPr>
      <w:r w:rsidRPr="00AF2FA2">
        <w:t>Consolidate delta and full loads into single parameterized pipelines, or</w:t>
      </w:r>
    </w:p>
    <w:p w14:paraId="641DB6D0" w14:textId="3426E49F" w:rsidR="00F43E00" w:rsidRPr="00AF2FA2" w:rsidRDefault="00AF2FA2" w:rsidP="004E4D80">
      <w:pPr>
        <w:numPr>
          <w:ilvl w:val="0"/>
          <w:numId w:val="53"/>
        </w:numPr>
      </w:pPr>
      <w:r w:rsidRPr="00AF2FA2">
        <w:t xml:space="preserve">Maintain their separation but simplify orchestration using modern </w:t>
      </w:r>
    </w:p>
    <w:p w14:paraId="5566EAEF" w14:textId="77777777" w:rsidR="00DA2106" w:rsidRPr="00AF2FA2" w:rsidRDefault="00DA2106" w:rsidP="00AF2FA2">
      <w:pPr>
        <w:rPr>
          <w:b/>
          <w:bCs/>
        </w:rPr>
      </w:pPr>
    </w:p>
    <w:p w14:paraId="4C7F1CA7" w14:textId="104C7DD1" w:rsidR="00F43E00" w:rsidRDefault="00DA2106" w:rsidP="00F43E00">
      <w:pPr>
        <w:pBdr>
          <w:bottom w:val="dotted" w:sz="6" w:space="1" w:color="auto"/>
        </w:pBdr>
        <w:spacing w:line="257" w:lineRule="auto"/>
        <w:rPr>
          <w:b/>
          <w:bCs/>
        </w:rPr>
      </w:pPr>
      <w:r>
        <w:rPr>
          <w:b/>
          <w:bCs/>
          <w:color w:val="000000" w:themeColor="text1"/>
          <w:sz w:val="28"/>
          <w:szCs w:val="28"/>
        </w:rPr>
        <w:t>4</w:t>
      </w:r>
      <w:r w:rsidR="00F43E00" w:rsidRPr="00221648">
        <w:rPr>
          <w:b/>
          <w:bCs/>
          <w:color w:val="000000" w:themeColor="text1"/>
          <w:sz w:val="28"/>
          <w:szCs w:val="28"/>
        </w:rPr>
        <w:t xml:space="preserve">. </w:t>
      </w:r>
      <w:r w:rsidR="00F43E00" w:rsidRPr="00F43E00">
        <w:rPr>
          <w:b/>
          <w:bCs/>
          <w:color w:val="000000" w:themeColor="text1"/>
          <w:sz w:val="28"/>
          <w:szCs w:val="28"/>
        </w:rPr>
        <w:t>Execution Frequency: Non-Uniform Load Distribution</w:t>
      </w:r>
    </w:p>
    <w:p w14:paraId="5C949E05" w14:textId="77777777" w:rsidR="00F43E00" w:rsidRDefault="00F43E00" w:rsidP="007946AA">
      <w:pPr>
        <w:rPr>
          <w:b/>
          <w:bCs/>
        </w:rPr>
      </w:pPr>
    </w:p>
    <w:p w14:paraId="5F0D1B74" w14:textId="77777777" w:rsidR="00AF2FA2" w:rsidRDefault="00AF2FA2" w:rsidP="00AF2FA2">
      <w:r w:rsidRPr="00AF2FA2">
        <w:lastRenderedPageBreak/>
        <w:t>Job execution patterns are not standardized across the ecosystem. The majority of workflows run on-demand or based on non-daily schedules. Daily runs account for roughly 300–400 workflows, but peak periods—particularly during financial closings, reconciliations, or data refresh windows—can spike to 1,200 job executions per day.</w:t>
      </w:r>
    </w:p>
    <w:p w14:paraId="0E32DEF5" w14:textId="77777777" w:rsidR="00AF2FA2" w:rsidRPr="00AF2FA2" w:rsidRDefault="00AF2FA2" w:rsidP="00AF2FA2"/>
    <w:p w14:paraId="14E30FB4" w14:textId="77777777" w:rsidR="00AF2FA2" w:rsidRPr="00AF2FA2" w:rsidRDefault="00AF2FA2" w:rsidP="00AF2FA2">
      <w:pPr>
        <w:rPr>
          <w:b/>
          <w:bCs/>
        </w:rPr>
      </w:pPr>
      <w:r w:rsidRPr="00AF2FA2">
        <w:rPr>
          <w:b/>
          <w:bCs/>
        </w:rPr>
        <w:t>Challenges:</w:t>
      </w:r>
    </w:p>
    <w:p w14:paraId="2AEC6A98" w14:textId="77777777" w:rsidR="00AF2FA2" w:rsidRPr="00AF2FA2" w:rsidRDefault="00AF2FA2" w:rsidP="00AF2FA2"/>
    <w:p w14:paraId="65DE28B5" w14:textId="77777777" w:rsidR="00AF2FA2" w:rsidRPr="00AF2FA2" w:rsidRDefault="00AF2FA2" w:rsidP="004E4D80">
      <w:pPr>
        <w:numPr>
          <w:ilvl w:val="0"/>
          <w:numId w:val="54"/>
        </w:numPr>
      </w:pPr>
      <w:r w:rsidRPr="00AF2FA2">
        <w:t>High job concurrency during peaks imposes strain on the existing on-prem infrastructure and will need cloud elasticity for smooth operation in the future state.</w:t>
      </w:r>
    </w:p>
    <w:p w14:paraId="16CC8A10" w14:textId="77777777" w:rsidR="00AF2FA2" w:rsidRPr="00AF2FA2" w:rsidRDefault="00AF2FA2" w:rsidP="004E4D80">
      <w:pPr>
        <w:numPr>
          <w:ilvl w:val="0"/>
          <w:numId w:val="54"/>
        </w:numPr>
      </w:pPr>
      <w:r w:rsidRPr="00AF2FA2">
        <w:t>Schedulers must account for non-daily, time-sensitive batch jobs, and dependencies that span across days or weeks.</w:t>
      </w:r>
    </w:p>
    <w:p w14:paraId="3FD94747" w14:textId="77777777" w:rsidR="00AF2FA2" w:rsidRPr="00AF2FA2" w:rsidRDefault="00AF2FA2" w:rsidP="004E4D80">
      <w:pPr>
        <w:numPr>
          <w:ilvl w:val="0"/>
          <w:numId w:val="54"/>
        </w:numPr>
      </w:pPr>
      <w:r w:rsidRPr="00AF2FA2">
        <w:t>Some jobs are triggered based on data arrival or completion of upstream workflows, suggesting the presence of event-driven orchestration logic that must be replicated or modernized in the cloud.</w:t>
      </w:r>
    </w:p>
    <w:p w14:paraId="3E99EC07" w14:textId="77777777" w:rsidR="00AF2FA2" w:rsidRDefault="00AF2FA2" w:rsidP="007946AA">
      <w:pPr>
        <w:rPr>
          <w:b/>
          <w:bCs/>
        </w:rPr>
      </w:pPr>
    </w:p>
    <w:p w14:paraId="05F2676F" w14:textId="77777777" w:rsidR="00F43E00" w:rsidRDefault="00F43E00" w:rsidP="007946AA">
      <w:pPr>
        <w:rPr>
          <w:b/>
          <w:bCs/>
        </w:rPr>
      </w:pPr>
    </w:p>
    <w:p w14:paraId="6FC62C1E" w14:textId="0C349FD1" w:rsidR="00F43E00" w:rsidRDefault="00DA2106" w:rsidP="00F43E00">
      <w:pPr>
        <w:pBdr>
          <w:bottom w:val="dotted" w:sz="6" w:space="1" w:color="auto"/>
        </w:pBdr>
        <w:spacing w:line="257" w:lineRule="auto"/>
        <w:rPr>
          <w:b/>
          <w:bCs/>
        </w:rPr>
      </w:pPr>
      <w:r>
        <w:rPr>
          <w:b/>
          <w:bCs/>
          <w:color w:val="000000" w:themeColor="text1"/>
          <w:sz w:val="28"/>
          <w:szCs w:val="28"/>
        </w:rPr>
        <w:t>5</w:t>
      </w:r>
      <w:r w:rsidR="00F43E00" w:rsidRPr="00221648">
        <w:rPr>
          <w:b/>
          <w:bCs/>
          <w:color w:val="000000" w:themeColor="text1"/>
          <w:sz w:val="28"/>
          <w:szCs w:val="28"/>
        </w:rPr>
        <w:t xml:space="preserve">. </w:t>
      </w:r>
      <w:r w:rsidR="00F43E00" w:rsidRPr="00F43E00">
        <w:rPr>
          <w:b/>
          <w:bCs/>
          <w:color w:val="000000" w:themeColor="text1"/>
          <w:sz w:val="28"/>
          <w:szCs w:val="28"/>
        </w:rPr>
        <w:t>Database Environment: Azure-Hosted</w:t>
      </w:r>
    </w:p>
    <w:p w14:paraId="08E0B074" w14:textId="77777777" w:rsidR="00DA2106" w:rsidRDefault="00DA2106" w:rsidP="00DA2106">
      <w:pPr>
        <w:rPr>
          <w:b/>
          <w:bCs/>
        </w:rPr>
      </w:pPr>
    </w:p>
    <w:p w14:paraId="7AAE63A6" w14:textId="2ADD5A5F" w:rsidR="00DA2106" w:rsidRPr="00DA2106" w:rsidRDefault="00DA2106" w:rsidP="00DA2106">
      <w:r w:rsidRPr="00DA2106">
        <w:t>The ETL processes primarily interact with Microsoft SQL Server databases, used as both source and target systems. These databases are already hosted on Microsoft Azure, which represents an architectural advantage by reducing network latency and enabling secure, high-throughput data transfers within the cloud.</w:t>
      </w:r>
    </w:p>
    <w:p w14:paraId="15A45A6B" w14:textId="77777777" w:rsidR="00DA2106" w:rsidRPr="00DA2106" w:rsidRDefault="00DA2106" w:rsidP="00DA2106">
      <w:pPr>
        <w:rPr>
          <w:b/>
          <w:bCs/>
        </w:rPr>
      </w:pPr>
    </w:p>
    <w:p w14:paraId="0F31E226" w14:textId="77777777" w:rsidR="00DA2106" w:rsidRDefault="00DA2106" w:rsidP="00DA2106">
      <w:pPr>
        <w:rPr>
          <w:b/>
          <w:bCs/>
        </w:rPr>
      </w:pPr>
      <w:r w:rsidRPr="00DA2106">
        <w:rPr>
          <w:b/>
          <w:bCs/>
        </w:rPr>
        <w:t>Additional Details:</w:t>
      </w:r>
    </w:p>
    <w:p w14:paraId="3647B777" w14:textId="77777777" w:rsidR="00DA2106" w:rsidRPr="00DA2106" w:rsidRDefault="00DA2106" w:rsidP="00DA2106"/>
    <w:p w14:paraId="07BD959D" w14:textId="77777777" w:rsidR="00DA2106" w:rsidRPr="00DA2106" w:rsidRDefault="00DA2106" w:rsidP="004E4D80">
      <w:pPr>
        <w:numPr>
          <w:ilvl w:val="0"/>
          <w:numId w:val="55"/>
        </w:numPr>
      </w:pPr>
      <w:r w:rsidRPr="00DA2106">
        <w:t>Connection strings, firewall rules, authentication models (likely managed identity or connection pools), and credentials are already in place and maintained in AutoSys job definitions or external parameter files.</w:t>
      </w:r>
    </w:p>
    <w:p w14:paraId="0F21584B" w14:textId="77777777" w:rsidR="00DA2106" w:rsidRPr="00DA2106" w:rsidRDefault="00DA2106" w:rsidP="004E4D80">
      <w:pPr>
        <w:numPr>
          <w:ilvl w:val="0"/>
          <w:numId w:val="55"/>
        </w:numPr>
      </w:pPr>
      <w:r w:rsidRPr="00DA2106">
        <w:t>Several workflows may rely on linked servers, stored procedures, or inline SQL transformations that directly access SQL Server artifacts.</w:t>
      </w:r>
    </w:p>
    <w:p w14:paraId="1C7647C4" w14:textId="77777777" w:rsidR="00DA2106" w:rsidRPr="00DA2106" w:rsidRDefault="00DA2106" w:rsidP="00DA2106">
      <w:pPr>
        <w:ind w:left="720"/>
        <w:rPr>
          <w:b/>
          <w:bCs/>
        </w:rPr>
      </w:pPr>
    </w:p>
    <w:p w14:paraId="0D44E7D3" w14:textId="77777777" w:rsidR="00DA2106" w:rsidRDefault="00DA2106" w:rsidP="00DA2106">
      <w:pPr>
        <w:rPr>
          <w:b/>
          <w:bCs/>
        </w:rPr>
      </w:pPr>
      <w:r w:rsidRPr="00DA2106">
        <w:rPr>
          <w:b/>
          <w:bCs/>
        </w:rPr>
        <w:t>Cloud Readiness Implication:</w:t>
      </w:r>
    </w:p>
    <w:p w14:paraId="5E021B42" w14:textId="77777777" w:rsidR="00DA2106" w:rsidRPr="00DA2106" w:rsidRDefault="00DA2106" w:rsidP="00DA2106">
      <w:pPr>
        <w:rPr>
          <w:b/>
          <w:bCs/>
        </w:rPr>
      </w:pPr>
    </w:p>
    <w:p w14:paraId="277E546F" w14:textId="77777777" w:rsidR="00DA2106" w:rsidRPr="00DA2106" w:rsidRDefault="00DA2106" w:rsidP="004E4D80">
      <w:pPr>
        <w:numPr>
          <w:ilvl w:val="0"/>
          <w:numId w:val="56"/>
        </w:numPr>
      </w:pPr>
      <w:r w:rsidRPr="00DA2106">
        <w:t>Since the data tier is already in Azure, the modernization effort can focus primarily on transforming compute and orchestration layers, rather than data migration.</w:t>
      </w:r>
    </w:p>
    <w:p w14:paraId="2E40F2E6" w14:textId="77777777" w:rsidR="00F43E00" w:rsidRDefault="00F43E00" w:rsidP="007946AA">
      <w:pPr>
        <w:rPr>
          <w:b/>
          <w:bCs/>
        </w:rPr>
      </w:pPr>
    </w:p>
    <w:p w14:paraId="11C781CD" w14:textId="108C401D" w:rsidR="00F43E00" w:rsidRDefault="00DA2106" w:rsidP="00F43E00">
      <w:pPr>
        <w:pBdr>
          <w:bottom w:val="dotted" w:sz="6" w:space="1" w:color="auto"/>
        </w:pBdr>
        <w:spacing w:line="257" w:lineRule="auto"/>
        <w:rPr>
          <w:b/>
          <w:bCs/>
        </w:rPr>
      </w:pPr>
      <w:r>
        <w:rPr>
          <w:b/>
          <w:bCs/>
          <w:color w:val="000000" w:themeColor="text1"/>
          <w:sz w:val="28"/>
          <w:szCs w:val="28"/>
        </w:rPr>
        <w:t>5</w:t>
      </w:r>
      <w:r w:rsidR="00F43E00" w:rsidRPr="00221648">
        <w:rPr>
          <w:b/>
          <w:bCs/>
          <w:color w:val="000000" w:themeColor="text1"/>
          <w:sz w:val="28"/>
          <w:szCs w:val="28"/>
        </w:rPr>
        <w:t xml:space="preserve">. </w:t>
      </w:r>
      <w:r w:rsidR="00F43E00" w:rsidRPr="00F43E00">
        <w:rPr>
          <w:b/>
          <w:bCs/>
          <w:color w:val="000000" w:themeColor="text1"/>
          <w:sz w:val="28"/>
          <w:szCs w:val="28"/>
        </w:rPr>
        <w:t>Current Infrastructure Setup: On-Prem &amp; Custom-Managed</w:t>
      </w:r>
    </w:p>
    <w:p w14:paraId="5239E308" w14:textId="77777777" w:rsidR="00F43E00" w:rsidRDefault="00F43E00" w:rsidP="007946AA">
      <w:pPr>
        <w:rPr>
          <w:b/>
          <w:bCs/>
        </w:rPr>
      </w:pPr>
    </w:p>
    <w:p w14:paraId="6106A733" w14:textId="77777777" w:rsidR="00DA2106" w:rsidRPr="00DA2106" w:rsidRDefault="00DA2106" w:rsidP="00DA2106">
      <w:r w:rsidRPr="00DA2106">
        <w:t>The entire ETL ecosystem is tightly coupled with legacy infrastructure and customized operational controls:</w:t>
      </w:r>
    </w:p>
    <w:p w14:paraId="533EC536" w14:textId="77777777" w:rsidR="00DA2106" w:rsidRPr="00DA2106" w:rsidRDefault="00DA2106" w:rsidP="00DA2106">
      <w:pPr>
        <w:rPr>
          <w:b/>
          <w:bCs/>
        </w:rPr>
      </w:pPr>
    </w:p>
    <w:p w14:paraId="574934E7" w14:textId="5D5BF290" w:rsidR="00DA2106" w:rsidRPr="00DA2106" w:rsidRDefault="00DA2106" w:rsidP="00DA2106">
      <w:pPr>
        <w:rPr>
          <w:b/>
          <w:bCs/>
        </w:rPr>
      </w:pPr>
      <w:r w:rsidRPr="00DA2106">
        <w:rPr>
          <w:b/>
          <w:bCs/>
        </w:rPr>
        <w:t>Job Scheduling – AutoSys</w:t>
      </w:r>
    </w:p>
    <w:p w14:paraId="2E7F78E8" w14:textId="77777777" w:rsidR="00DA2106" w:rsidRPr="00DA2106" w:rsidRDefault="00DA2106" w:rsidP="004E4D80">
      <w:pPr>
        <w:numPr>
          <w:ilvl w:val="0"/>
          <w:numId w:val="57"/>
        </w:numPr>
        <w:tabs>
          <w:tab w:val="num" w:pos="720"/>
        </w:tabs>
      </w:pPr>
      <w:r w:rsidRPr="00DA2106">
        <w:t>AutoSys is used to trigger and schedule Informatica workflows, manage job dependencies, enforce SLA-based timing, and initiate notification logic.</w:t>
      </w:r>
    </w:p>
    <w:p w14:paraId="6B4E20D7" w14:textId="77777777" w:rsidR="00DA2106" w:rsidRPr="00DA2106" w:rsidRDefault="00DA2106" w:rsidP="004E4D80">
      <w:pPr>
        <w:numPr>
          <w:ilvl w:val="0"/>
          <w:numId w:val="57"/>
        </w:numPr>
        <w:tabs>
          <w:tab w:val="num" w:pos="720"/>
        </w:tabs>
      </w:pPr>
      <w:r w:rsidRPr="00DA2106">
        <w:t>Jobs may include conditional branching, file arrival checks, or multi-job dependencies, making the scheduling logic complex and interdependent.</w:t>
      </w:r>
    </w:p>
    <w:p w14:paraId="1159B2F4" w14:textId="77777777" w:rsidR="00DA2106" w:rsidRDefault="00DA2106" w:rsidP="00DA2106">
      <w:pPr>
        <w:ind w:left="360"/>
      </w:pPr>
      <w:r w:rsidRPr="00DA2106">
        <w:lastRenderedPageBreak/>
        <w:t xml:space="preserve"> </w:t>
      </w:r>
    </w:p>
    <w:p w14:paraId="2F4EB9AA" w14:textId="3EF9D47E" w:rsidR="00DA2106" w:rsidRDefault="00DA2106" w:rsidP="00DA2106">
      <w:pPr>
        <w:ind w:left="360"/>
        <w:rPr>
          <w:b/>
          <w:bCs/>
        </w:rPr>
      </w:pPr>
      <w:r w:rsidRPr="00DA2106">
        <w:rPr>
          <w:b/>
          <w:bCs/>
        </w:rPr>
        <w:t>Workflow Execution – On-Premises Informatica Servers</w:t>
      </w:r>
    </w:p>
    <w:p w14:paraId="61E18BFC" w14:textId="77777777" w:rsidR="00DA2106" w:rsidRPr="00DA2106" w:rsidRDefault="00DA2106" w:rsidP="00DA2106">
      <w:pPr>
        <w:ind w:left="360"/>
        <w:rPr>
          <w:b/>
          <w:bCs/>
        </w:rPr>
      </w:pPr>
    </w:p>
    <w:p w14:paraId="7A357569" w14:textId="77777777" w:rsidR="00DA2106" w:rsidRPr="00DA2106" w:rsidRDefault="00DA2106" w:rsidP="004E4D80">
      <w:pPr>
        <w:numPr>
          <w:ilvl w:val="0"/>
          <w:numId w:val="58"/>
        </w:numPr>
        <w:tabs>
          <w:tab w:val="num" w:pos="720"/>
        </w:tabs>
      </w:pPr>
      <w:r w:rsidRPr="00DA2106">
        <w:t>All jobs are processed through on-prem Informatica PowerCenter servers, with fixed compute capacity.</w:t>
      </w:r>
    </w:p>
    <w:p w14:paraId="6FE6485C" w14:textId="77777777" w:rsidR="00DA2106" w:rsidRPr="00DA2106" w:rsidRDefault="00DA2106" w:rsidP="004E4D80">
      <w:pPr>
        <w:numPr>
          <w:ilvl w:val="0"/>
          <w:numId w:val="58"/>
        </w:numPr>
        <w:tabs>
          <w:tab w:val="num" w:pos="720"/>
        </w:tabs>
      </w:pPr>
      <w:r w:rsidRPr="00DA2106">
        <w:t>Scaling to meet peak loads has historically required careful scheduling and resource tuning, given the finite infrastructure footprint.</w:t>
      </w:r>
    </w:p>
    <w:p w14:paraId="67A6AF66" w14:textId="77777777" w:rsidR="00DA2106" w:rsidRDefault="00DA2106" w:rsidP="00DA2106">
      <w:pPr>
        <w:ind w:left="360"/>
        <w:rPr>
          <w:rFonts w:ascii="Segoe UI Emoji" w:hAnsi="Segoe UI Emoji" w:cs="Segoe UI Emoji"/>
        </w:rPr>
      </w:pPr>
    </w:p>
    <w:p w14:paraId="7072DE24" w14:textId="726A009E" w:rsidR="00DA2106" w:rsidRDefault="00DA2106" w:rsidP="00DA2106">
      <w:pPr>
        <w:ind w:left="360"/>
        <w:rPr>
          <w:b/>
          <w:bCs/>
        </w:rPr>
      </w:pPr>
      <w:r w:rsidRPr="00DA2106">
        <w:rPr>
          <w:b/>
          <w:bCs/>
        </w:rPr>
        <w:t>Monitoring, Logging &amp; Notifications – Shell Script-Driven</w:t>
      </w:r>
    </w:p>
    <w:p w14:paraId="24605A09" w14:textId="77777777" w:rsidR="00DA2106" w:rsidRPr="00DA2106" w:rsidRDefault="00DA2106" w:rsidP="00DA2106">
      <w:pPr>
        <w:ind w:left="360"/>
        <w:rPr>
          <w:b/>
          <w:bCs/>
        </w:rPr>
      </w:pPr>
    </w:p>
    <w:p w14:paraId="01C0FA80" w14:textId="77777777" w:rsidR="00DA2106" w:rsidRPr="00DA2106" w:rsidRDefault="00DA2106" w:rsidP="004E4D80">
      <w:pPr>
        <w:numPr>
          <w:ilvl w:val="0"/>
          <w:numId w:val="59"/>
        </w:numPr>
        <w:tabs>
          <w:tab w:val="num" w:pos="720"/>
        </w:tabs>
      </w:pPr>
      <w:r w:rsidRPr="00DA2106">
        <w:t>Custom shell scripts manage post-execution logging, error detection, metric reporting, and email/SMS notifications.</w:t>
      </w:r>
    </w:p>
    <w:p w14:paraId="6356B7DF" w14:textId="77777777" w:rsidR="00DA2106" w:rsidRPr="00DA2106" w:rsidRDefault="00DA2106" w:rsidP="004E4D80">
      <w:pPr>
        <w:numPr>
          <w:ilvl w:val="0"/>
          <w:numId w:val="59"/>
        </w:numPr>
        <w:tabs>
          <w:tab w:val="num" w:pos="720"/>
        </w:tabs>
      </w:pPr>
      <w:r w:rsidRPr="00DA2106">
        <w:t>Log files are parsed manually or via grep-based pattern matching to generate alerts, and are written to local or NFS-mounted volumes.</w:t>
      </w:r>
    </w:p>
    <w:p w14:paraId="10D8C8C6" w14:textId="77777777" w:rsidR="00DA2106" w:rsidRPr="00DA2106" w:rsidRDefault="00DA2106" w:rsidP="004E4D80">
      <w:pPr>
        <w:numPr>
          <w:ilvl w:val="0"/>
          <w:numId w:val="59"/>
        </w:numPr>
      </w:pPr>
      <w:r w:rsidRPr="00DA2106">
        <w:t>Job metadata (such as start time, end time, row counts, status codes) is extracted and recorded in internal reporting tables or Excel dashboards.</w:t>
      </w:r>
    </w:p>
    <w:p w14:paraId="517143F3" w14:textId="77777777" w:rsidR="00DA2106" w:rsidRPr="00DA2106" w:rsidRDefault="00DA2106" w:rsidP="00DA2106">
      <w:pPr>
        <w:ind w:left="720"/>
        <w:rPr>
          <w:b/>
          <w:bCs/>
        </w:rPr>
      </w:pPr>
    </w:p>
    <w:p w14:paraId="679B077A" w14:textId="77777777" w:rsidR="00DA2106" w:rsidRPr="00DA2106" w:rsidRDefault="00DA2106" w:rsidP="00DA2106">
      <w:r w:rsidRPr="00DA2106">
        <w:t>This decentralized, script-based observability is not scalable, lacks central monitoring, and introduces challenges for root-cause analysis or compliance auditing.</w:t>
      </w:r>
    </w:p>
    <w:p w14:paraId="43D86FC2" w14:textId="38E6ABDE" w:rsidR="007946AA" w:rsidRPr="00522CB9" w:rsidRDefault="007946AA" w:rsidP="007946AA">
      <w:pPr>
        <w:rPr>
          <w:b/>
          <w:bCs/>
        </w:rPr>
      </w:pPr>
    </w:p>
    <w:p w14:paraId="662568BA" w14:textId="6566EEDE" w:rsidR="005B275C" w:rsidRDefault="00F645EA" w:rsidP="007946AA">
      <w:pPr>
        <w:rPr>
          <w:b/>
          <w:bCs/>
        </w:rPr>
      </w:pPr>
      <w:r>
        <w:rPr>
          <w:rFonts w:cstheme="minorHAnsi"/>
          <w:b/>
          <w:bCs/>
          <w:i/>
          <w:iCs/>
          <w:noProof/>
          <w:color w:val="00008C"/>
          <w:sz w:val="32"/>
          <w:szCs w:val="32"/>
        </w:rPr>
        <mc:AlternateContent>
          <mc:Choice Requires="wpg">
            <w:drawing>
              <wp:anchor distT="0" distB="0" distL="114300" distR="114300" simplePos="0" relativeHeight="251658631" behindDoc="0" locked="0" layoutInCell="1" allowOverlap="1" wp14:anchorId="05DBFC05" wp14:editId="2217DE46">
                <wp:simplePos x="0" y="0"/>
                <wp:positionH relativeFrom="margin">
                  <wp:posOffset>0</wp:posOffset>
                </wp:positionH>
                <wp:positionV relativeFrom="paragraph">
                  <wp:posOffset>48804</wp:posOffset>
                </wp:positionV>
                <wp:extent cx="6306150" cy="509234"/>
                <wp:effectExtent l="0" t="0" r="0" b="24765"/>
                <wp:wrapNone/>
                <wp:docPr id="513946208" name="Group 91"/>
                <wp:cNvGraphicFramePr/>
                <a:graphic xmlns:a="http://schemas.openxmlformats.org/drawingml/2006/main">
                  <a:graphicData uri="http://schemas.microsoft.com/office/word/2010/wordprocessingGroup">
                    <wpg:wgp>
                      <wpg:cNvGrpSpPr/>
                      <wpg:grpSpPr>
                        <a:xfrm>
                          <a:off x="0" y="0"/>
                          <a:ext cx="6306150" cy="509234"/>
                          <a:chOff x="-12700" y="81943"/>
                          <a:chExt cx="6306649" cy="510154"/>
                        </a:xfrm>
                      </wpg:grpSpPr>
                      <wps:wsp>
                        <wps:cNvPr id="134192861" name="Text Box 90"/>
                        <wps:cNvSpPr txBox="1"/>
                        <wps:spPr>
                          <a:xfrm>
                            <a:off x="261449" y="81943"/>
                            <a:ext cx="6032500" cy="49553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587885B9" w14:textId="6181D5E7" w:rsidR="00F645EA" w:rsidRPr="00972E92" w:rsidRDefault="00683746" w:rsidP="00F645EA">
                              <w:pPr>
                                <w:pStyle w:val="Quote"/>
                                <w:ind w:left="0"/>
                                <w:jc w:val="left"/>
                                <w:rPr>
                                  <w:rFonts w:cstheme="minorHAnsi"/>
                                  <w:b/>
                                  <w:bCs/>
                                  <w:i w:val="0"/>
                                  <w:iCs w:val="0"/>
                                  <w:color w:val="00008C"/>
                                  <w:sz w:val="40"/>
                                  <w:szCs w:val="40"/>
                                </w:rPr>
                              </w:pPr>
                              <w:bookmarkStart w:id="42" w:name="MC7"/>
                              <w:r w:rsidRPr="00683746">
                                <w:rPr>
                                  <w:rFonts w:cstheme="minorHAnsi"/>
                                  <w:b/>
                                  <w:bCs/>
                                  <w:i w:val="0"/>
                                  <w:iCs w:val="0"/>
                                  <w:color w:val="002060"/>
                                  <w:sz w:val="32"/>
                                  <w:szCs w:val="32"/>
                                </w:rPr>
                                <w:t>Cloud Deployment Approaches Considered</w:t>
                              </w:r>
                            </w:p>
                            <w:bookmarkEnd w:id="42"/>
                            <w:p w14:paraId="22AF0265" w14:textId="77777777" w:rsidR="00F645EA" w:rsidRPr="00972E92" w:rsidRDefault="00F645EA" w:rsidP="00F645EA">
                              <w:pPr>
                                <w:pStyle w:val="Quote"/>
                                <w:ind w:left="0"/>
                                <w:jc w:val="left"/>
                                <w:rPr>
                                  <w:rFonts w:cstheme="minorHAnsi"/>
                                  <w:b/>
                                  <w:bCs/>
                                  <w:i w:val="0"/>
                                  <w:iCs w:val="0"/>
                                  <w:color w:val="00008C"/>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035455" name="Straight Connector 10"/>
                        <wps:cNvCnPr/>
                        <wps:spPr>
                          <a:xfrm flipV="1">
                            <a:off x="-12700" y="562739"/>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DBFC05" id="_x0000_s1057" style="position:absolute;margin-left:0;margin-top:3.85pt;width:496.55pt;height:40.1pt;z-index:251658631;mso-position-horizontal-relative:margin;mso-width-relative:margin;mso-height-relative:margin" coordorigin="-127,819" coordsize="63066,5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">
                <v:shape id="Text Box 90" o:spid="_x0000_s1058" type="#_x0000_t202" style="position:absolute;left:2614;top:819;width:60325;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" filled="f" stroked="f">
                  <v:textbox>
                    <w:txbxContent>
                      <w:p w14:paraId="587885B9" w14:textId="6181D5E7" w:rsidR="00F645EA" w:rsidRPr="00972E92" w:rsidRDefault="00683746" w:rsidP="00F645EA">
                        <w:pPr>
                          <w:pStyle w:val="Quote"/>
                          <w:ind w:left="0"/>
                          <w:jc w:val="left"/>
                          <w:rPr>
                            <w:rFonts w:cstheme="minorHAnsi"/>
                            <w:b/>
                            <w:bCs/>
                            <w:i w:val="0"/>
                            <w:iCs w:val="0"/>
                            <w:color w:val="00008C"/>
                            <w:sz w:val="40"/>
                            <w:szCs w:val="40"/>
                          </w:rPr>
                        </w:pPr>
                        <w:bookmarkStart w:id="43" w:name="MC7"/>
                        <w:r w:rsidRPr="00683746">
                          <w:rPr>
                            <w:rFonts w:cstheme="minorHAnsi"/>
                            <w:b/>
                            <w:bCs/>
                            <w:i w:val="0"/>
                            <w:iCs w:val="0"/>
                            <w:color w:val="002060"/>
                            <w:sz w:val="32"/>
                            <w:szCs w:val="32"/>
                          </w:rPr>
                          <w:t>Cloud Deployment Approaches Considered</w:t>
                        </w:r>
                      </w:p>
                      <w:bookmarkEnd w:id="43"/>
                      <w:p w14:paraId="22AF0265" w14:textId="77777777" w:rsidR="00F645EA" w:rsidRPr="00972E92" w:rsidRDefault="00F645EA" w:rsidP="00F645EA">
                        <w:pPr>
                          <w:pStyle w:val="Quote"/>
                          <w:ind w:left="0"/>
                          <w:jc w:val="left"/>
                          <w:rPr>
                            <w:rFonts w:cstheme="minorHAnsi"/>
                            <w:b/>
                            <w:bCs/>
                            <w:i w:val="0"/>
                            <w:iCs w:val="0"/>
                            <w:color w:val="00008C"/>
                            <w:sz w:val="40"/>
                            <w:szCs w:val="40"/>
                          </w:rPr>
                        </w:pPr>
                      </w:p>
                    </w:txbxContent>
                  </v:textbox>
                </v:shape>
                <v:line id="Straight Connector 10" o:spid="_x0000_s1059" style="position:absolute;flip:y;visibility:visible;mso-wrap-style:square" from="-127,5627" to="56959,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" strokecolor="#002060" strokeweight=".5pt">
                  <v:stroke joinstyle="miter"/>
                </v:line>
                <w10:wrap anchorx="margin"/>
              </v:group>
            </w:pict>
          </mc:Fallback>
        </mc:AlternateContent>
      </w:r>
    </w:p>
    <w:p w14:paraId="25834343" w14:textId="33FE334B" w:rsidR="00F645EA" w:rsidRPr="00683746" w:rsidRDefault="00683746" w:rsidP="007946AA">
      <w:pPr>
        <w:rPr>
          <w:b/>
          <w:bCs/>
          <w:color w:val="FFFFFF" w:themeColor="background1"/>
          <w:sz w:val="32"/>
          <w:szCs w:val="32"/>
        </w:rPr>
      </w:pPr>
      <w:r w:rsidRPr="00683746">
        <w:rPr>
          <w:rFonts w:ascii="Segoe UI Emoji" w:hAnsi="Segoe UI Emoji" w:cs="Segoe UI Emoji"/>
          <w:b/>
          <w:bCs/>
          <w:color w:val="FFFFFF" w:themeColor="background1"/>
          <w:sz w:val="32"/>
          <w:szCs w:val="32"/>
          <w:highlight w:val="darkBlue"/>
        </w:rPr>
        <w:t>🌩️</w:t>
      </w:r>
    </w:p>
    <w:p w14:paraId="2D45591D" w14:textId="77777777" w:rsidR="00F645EA" w:rsidRDefault="00F645EA" w:rsidP="007946AA">
      <w:pPr>
        <w:rPr>
          <w:b/>
          <w:bCs/>
        </w:rPr>
      </w:pPr>
    </w:p>
    <w:p w14:paraId="720F8C8D" w14:textId="77777777" w:rsidR="00F645EA" w:rsidRDefault="00F645EA" w:rsidP="007946AA">
      <w:pPr>
        <w:rPr>
          <w:b/>
          <w:bCs/>
        </w:rPr>
      </w:pPr>
    </w:p>
    <w:p w14:paraId="6FC90917" w14:textId="107921CD" w:rsidR="00041F32" w:rsidRDefault="00041F32" w:rsidP="00041F32">
      <w:pPr>
        <w:pBdr>
          <w:bottom w:val="dotted" w:sz="6" w:space="1" w:color="auto"/>
        </w:pBdr>
        <w:spacing w:line="257" w:lineRule="auto"/>
        <w:ind w:right="119"/>
        <w:rPr>
          <w:b/>
          <w:bCs/>
        </w:rPr>
      </w:pPr>
      <w:r>
        <w:rPr>
          <w:b/>
          <w:bCs/>
          <w:color w:val="000000" w:themeColor="text1"/>
          <w:sz w:val="28"/>
          <w:szCs w:val="28"/>
        </w:rPr>
        <w:t>1</w:t>
      </w:r>
      <w:r w:rsidRPr="00221648">
        <w:rPr>
          <w:b/>
          <w:bCs/>
          <w:color w:val="000000" w:themeColor="text1"/>
          <w:sz w:val="28"/>
          <w:szCs w:val="28"/>
        </w:rPr>
        <w:t xml:space="preserve">. </w:t>
      </w:r>
      <w:r w:rsidRPr="00041F32">
        <w:rPr>
          <w:b/>
          <w:bCs/>
          <w:color w:val="000000" w:themeColor="text1"/>
          <w:sz w:val="28"/>
          <w:szCs w:val="28"/>
        </w:rPr>
        <w:t>Cloud Deployment Approaches</w:t>
      </w:r>
    </w:p>
    <w:p w14:paraId="42F5EE70" w14:textId="77777777" w:rsidR="00041F32" w:rsidRDefault="00041F32" w:rsidP="007946AA">
      <w:pPr>
        <w:rPr>
          <w:b/>
          <w:bCs/>
        </w:rPr>
      </w:pPr>
    </w:p>
    <w:p w14:paraId="77A4B5DD" w14:textId="77777777" w:rsidR="005B275C" w:rsidRPr="00D84EF9" w:rsidRDefault="005B275C" w:rsidP="007946AA">
      <w:pPr>
        <w:rPr>
          <w:b/>
          <w:bCs/>
        </w:rPr>
      </w:pPr>
    </w:p>
    <w:p w14:paraId="10F626D8" w14:textId="77777777" w:rsidR="007946AA" w:rsidRPr="00D84EF9" w:rsidRDefault="007946AA" w:rsidP="007946AA">
      <w:r w:rsidRPr="00D84EF9">
        <w:t>To modernize our existing Informatica workflows by deploying PySpark pipelines on AWS, we carefully evaluated several cloud-based deployment strategies. Each approach was assessed based on criteria like scalability, maintainability, cost-effectiveness, and compatibility with our current infrastructure.</w:t>
      </w:r>
    </w:p>
    <w:p w14:paraId="4E3CE8EF" w14:textId="77777777" w:rsidR="007946AA" w:rsidRPr="00D84EF9" w:rsidRDefault="007946AA" w:rsidP="007946AA">
      <w:r w:rsidRPr="00D84EF9">
        <w:t>Below is a detailed overview of the evaluated options and our preliminary recommendations:</w:t>
      </w:r>
    </w:p>
    <w:p w14:paraId="11C10912" w14:textId="77777777" w:rsidR="007946AA" w:rsidRPr="00D84EF9" w:rsidRDefault="007946AA" w:rsidP="007946AA"/>
    <w:p w14:paraId="3585AEC3" w14:textId="77777777" w:rsidR="007946AA" w:rsidRDefault="007946AA" w:rsidP="007946AA">
      <w:pPr>
        <w:rPr>
          <w:b/>
          <w:bCs/>
        </w:rPr>
      </w:pPr>
      <w:r w:rsidRPr="00D84EF9">
        <w:rPr>
          <w:rFonts w:ascii="Segoe UI Emoji" w:hAnsi="Segoe UI Emoji" w:cs="Segoe UI Emoji"/>
          <w:b/>
          <w:bCs/>
        </w:rPr>
        <w:t>❌</w:t>
      </w:r>
      <w:r w:rsidRPr="00D84EF9">
        <w:rPr>
          <w:b/>
          <w:bCs/>
        </w:rPr>
        <w:t xml:space="preserve"> Option 1: Databricks (Rejected)</w:t>
      </w:r>
    </w:p>
    <w:p w14:paraId="729A048B" w14:textId="77777777" w:rsidR="00683746" w:rsidRPr="00D84EF9" w:rsidRDefault="00683746" w:rsidP="007946AA">
      <w:pPr>
        <w:rPr>
          <w:b/>
          <w:bCs/>
        </w:rPr>
      </w:pPr>
    </w:p>
    <w:p w14:paraId="2404F83B" w14:textId="273E6E41" w:rsidR="00683746" w:rsidRPr="00D84EF9" w:rsidRDefault="007946AA" w:rsidP="00377F4A">
      <w:pPr>
        <w:spacing w:after="160" w:line="259" w:lineRule="auto"/>
      </w:pPr>
      <w:r w:rsidRPr="00D84EF9">
        <w:rPr>
          <w:b/>
          <w:bCs/>
        </w:rPr>
        <w:t>Description:</w:t>
      </w:r>
      <w:r w:rsidRPr="00D84EF9">
        <w:t xml:space="preserve"> Databricks provides a unified, managed platform for Spark workloads with extensive collaboration and analytics capabilities.</w:t>
      </w:r>
    </w:p>
    <w:p w14:paraId="40C6758C" w14:textId="77777777" w:rsidR="007946AA" w:rsidRPr="00D84EF9" w:rsidRDefault="007946AA" w:rsidP="00377F4A">
      <w:pPr>
        <w:spacing w:after="160" w:line="259" w:lineRule="auto"/>
      </w:pPr>
      <w:r w:rsidRPr="00D84EF9">
        <w:rPr>
          <w:b/>
          <w:bCs/>
        </w:rPr>
        <w:t>Pros:</w:t>
      </w:r>
    </w:p>
    <w:p w14:paraId="18985CD2" w14:textId="77777777" w:rsidR="007946AA" w:rsidRPr="00D84EF9" w:rsidRDefault="007946AA" w:rsidP="004E4D80">
      <w:pPr>
        <w:pStyle w:val="ListParagraph"/>
        <w:numPr>
          <w:ilvl w:val="0"/>
          <w:numId w:val="69"/>
        </w:numPr>
        <w:spacing w:after="160" w:line="259" w:lineRule="auto"/>
      </w:pPr>
      <w:r w:rsidRPr="00D84EF9">
        <w:t>Optimized performance and built-in analytics.</w:t>
      </w:r>
    </w:p>
    <w:p w14:paraId="282D996A" w14:textId="77777777" w:rsidR="007946AA" w:rsidRDefault="007946AA" w:rsidP="004E4D80">
      <w:pPr>
        <w:pStyle w:val="ListParagraph"/>
        <w:numPr>
          <w:ilvl w:val="0"/>
          <w:numId w:val="69"/>
        </w:numPr>
        <w:spacing w:after="160" w:line="259" w:lineRule="auto"/>
      </w:pPr>
      <w:r w:rsidRPr="00D84EF9">
        <w:t>Strong integration with Spark ecosystem and notebooks.</w:t>
      </w:r>
    </w:p>
    <w:p w14:paraId="78634907" w14:textId="1C93E43C" w:rsidR="007946AA" w:rsidRDefault="007946AA" w:rsidP="004E4D80">
      <w:pPr>
        <w:pStyle w:val="ListParagraph"/>
        <w:numPr>
          <w:ilvl w:val="0"/>
          <w:numId w:val="69"/>
        </w:numPr>
        <w:spacing w:after="160" w:line="259" w:lineRule="auto"/>
      </w:pPr>
      <w:r>
        <w:t>Data</w:t>
      </w:r>
      <w:r w:rsidR="00C313C2">
        <w:t xml:space="preserve"> </w:t>
      </w:r>
      <w:r>
        <w:t>switch pyspark code fully compatible here</w:t>
      </w:r>
    </w:p>
    <w:p w14:paraId="13F5835D" w14:textId="77777777" w:rsidR="007946AA" w:rsidRDefault="007946AA" w:rsidP="004E4D80">
      <w:pPr>
        <w:pStyle w:val="ListParagraph"/>
        <w:numPr>
          <w:ilvl w:val="0"/>
          <w:numId w:val="69"/>
        </w:numPr>
        <w:spacing w:after="160" w:line="259" w:lineRule="auto"/>
      </w:pPr>
      <w:r w:rsidRPr="00D84EF9">
        <w:t>Provides granular control over Spark clusters and compute resources.</w:t>
      </w:r>
    </w:p>
    <w:p w14:paraId="4CBD36F7" w14:textId="77777777" w:rsidR="007946AA" w:rsidRDefault="007946AA" w:rsidP="004E4D80">
      <w:pPr>
        <w:pStyle w:val="ListParagraph"/>
        <w:numPr>
          <w:ilvl w:val="0"/>
          <w:numId w:val="69"/>
        </w:numPr>
        <w:spacing w:after="160" w:line="259" w:lineRule="auto"/>
      </w:pPr>
      <w:r>
        <w:t>Inbuild schedule system or integrate with third party schedular</w:t>
      </w:r>
    </w:p>
    <w:p w14:paraId="11F273B5" w14:textId="77777777" w:rsidR="007946AA" w:rsidRPr="00D84EF9" w:rsidRDefault="007946AA" w:rsidP="004E4D80">
      <w:pPr>
        <w:pStyle w:val="ListParagraph"/>
        <w:numPr>
          <w:ilvl w:val="0"/>
          <w:numId w:val="69"/>
        </w:numPr>
        <w:spacing w:after="160" w:line="259" w:lineRule="auto"/>
      </w:pPr>
      <w:r w:rsidRPr="00377F4A">
        <w:rPr>
          <w:b/>
          <w:bCs/>
        </w:rPr>
        <w:t>Databricks ecosystem</w:t>
      </w:r>
      <w:r w:rsidRPr="0096096D">
        <w:t xml:space="preserve"> is a unified platform designed for </w:t>
      </w:r>
      <w:r w:rsidRPr="00377F4A">
        <w:rPr>
          <w:b/>
          <w:bCs/>
        </w:rPr>
        <w:t>data, analytics, and AI</w:t>
      </w:r>
      <w:r>
        <w:t xml:space="preserve"> and data Lakehouse </w:t>
      </w:r>
    </w:p>
    <w:p w14:paraId="1D4D8F4B" w14:textId="77777777" w:rsidR="007946AA" w:rsidRPr="00D84EF9" w:rsidRDefault="007946AA" w:rsidP="00377F4A">
      <w:pPr>
        <w:spacing w:after="160" w:line="259" w:lineRule="auto"/>
      </w:pPr>
      <w:r w:rsidRPr="00D84EF9">
        <w:rPr>
          <w:b/>
          <w:bCs/>
        </w:rPr>
        <w:lastRenderedPageBreak/>
        <w:t>Cons:</w:t>
      </w:r>
    </w:p>
    <w:p w14:paraId="437EEDFD" w14:textId="77777777" w:rsidR="007946AA" w:rsidRPr="00D84EF9" w:rsidRDefault="007946AA" w:rsidP="004E4D80">
      <w:pPr>
        <w:pStyle w:val="ListParagraph"/>
        <w:numPr>
          <w:ilvl w:val="0"/>
          <w:numId w:val="70"/>
        </w:numPr>
        <w:spacing w:after="160" w:line="259" w:lineRule="auto"/>
      </w:pPr>
      <w:r w:rsidRPr="00D84EF9">
        <w:t>High licensing and operational costs.</w:t>
      </w:r>
    </w:p>
    <w:p w14:paraId="777CD028" w14:textId="77777777" w:rsidR="007946AA" w:rsidRPr="00D84EF9" w:rsidRDefault="007946AA" w:rsidP="004E4D80">
      <w:pPr>
        <w:pStyle w:val="ListParagraph"/>
        <w:numPr>
          <w:ilvl w:val="0"/>
          <w:numId w:val="70"/>
        </w:numPr>
        <w:spacing w:after="160" w:line="259" w:lineRule="auto"/>
      </w:pPr>
      <w:r w:rsidRPr="00D84EF9">
        <w:t>Our workloads (typically processing only 5–7 rows per job across 2,000 jobs) do not justify the expense.</w:t>
      </w:r>
    </w:p>
    <w:p w14:paraId="0A4A9927" w14:textId="310F599B" w:rsidR="007946AA" w:rsidRDefault="007946AA" w:rsidP="007946AA">
      <w:r w:rsidRPr="00D84EF9">
        <w:rPr>
          <w:b/>
          <w:bCs/>
        </w:rPr>
        <w:t>Conclusion:</w:t>
      </w:r>
      <w:r w:rsidRPr="00D84EF9">
        <w:t xml:space="preserve"> </w:t>
      </w:r>
      <w:r w:rsidRPr="00D84EF9">
        <w:rPr>
          <w:b/>
          <w:bCs/>
        </w:rPr>
        <w:t>Rejected</w:t>
      </w:r>
      <w:r w:rsidRPr="00D84EF9">
        <w:t xml:space="preserve"> because the cost outweighs the benefits for our specific scenario.</w:t>
      </w:r>
    </w:p>
    <w:p w14:paraId="6AE22224" w14:textId="77777777" w:rsidR="007946AA" w:rsidRDefault="007946AA" w:rsidP="007946AA"/>
    <w:p w14:paraId="0044A908" w14:textId="77777777" w:rsidR="007946AA" w:rsidRPr="000A4EDE" w:rsidRDefault="007946AA" w:rsidP="007946AA">
      <w:r w:rsidRPr="000A4EDE">
        <w:t xml:space="preserve">Between </w:t>
      </w:r>
      <w:r w:rsidRPr="000A4EDE">
        <w:rPr>
          <w:b/>
          <w:bCs/>
        </w:rPr>
        <w:t>Databricks</w:t>
      </w:r>
      <w:r w:rsidRPr="000A4EDE">
        <w:t xml:space="preserve"> and </w:t>
      </w:r>
      <w:r w:rsidRPr="000A4EDE">
        <w:rPr>
          <w:b/>
          <w:bCs/>
        </w:rPr>
        <w:t>Informatica</w:t>
      </w:r>
      <w:r w:rsidRPr="000A4EDE">
        <w:t xml:space="preserve">, typically </w:t>
      </w:r>
      <w:r w:rsidRPr="000A4EDE">
        <w:rPr>
          <w:b/>
          <w:bCs/>
        </w:rPr>
        <w:t xml:space="preserve">Informatica's enterprise licensing costs are </w:t>
      </w:r>
      <w:r w:rsidRPr="000A4EDE">
        <w:t>lesser compared to Databricks, particularly for large-scale, enterprise-grade solutions.</w:t>
      </w:r>
    </w:p>
    <w:p w14:paraId="22890477" w14:textId="77777777" w:rsidR="00683746" w:rsidRDefault="00683746" w:rsidP="007946AA">
      <w:pPr>
        <w:rPr>
          <w:b/>
          <w:bCs/>
        </w:rPr>
      </w:pPr>
    </w:p>
    <w:p w14:paraId="65D03EAD" w14:textId="77777777" w:rsidR="00C313C2" w:rsidRDefault="00C313C2" w:rsidP="007946AA">
      <w:pPr>
        <w:rPr>
          <w:b/>
          <w:bCs/>
        </w:rPr>
      </w:pPr>
    </w:p>
    <w:p w14:paraId="65154563" w14:textId="70A78618" w:rsidR="007946AA" w:rsidRDefault="007946AA" w:rsidP="007946AA">
      <w:r w:rsidRPr="000A4EDE">
        <w:rPr>
          <w:b/>
          <w:bCs/>
        </w:rPr>
        <w:t>Databricks</w:t>
      </w:r>
      <w:r w:rsidRPr="000A4EDE">
        <w:t>:</w:t>
      </w:r>
    </w:p>
    <w:p w14:paraId="0FF600C7" w14:textId="77777777" w:rsidR="00683746" w:rsidRPr="000A4EDE" w:rsidRDefault="00683746" w:rsidP="007946AA"/>
    <w:p w14:paraId="7C13CA9E" w14:textId="77777777" w:rsidR="007946AA" w:rsidRDefault="007946AA" w:rsidP="004E4D80">
      <w:pPr>
        <w:pStyle w:val="ListParagraph"/>
        <w:numPr>
          <w:ilvl w:val="0"/>
          <w:numId w:val="32"/>
        </w:numPr>
        <w:spacing w:after="160" w:line="259" w:lineRule="auto"/>
      </w:pPr>
      <w:r w:rsidRPr="000A4EDE">
        <w:t>Pay-as-you-go pricing model based on actual compute usage.</w:t>
      </w:r>
    </w:p>
    <w:p w14:paraId="1E510DF4" w14:textId="77777777" w:rsidR="007946AA" w:rsidRPr="000A4EDE" w:rsidRDefault="007946AA" w:rsidP="004E4D80">
      <w:pPr>
        <w:pStyle w:val="ListParagraph"/>
        <w:numPr>
          <w:ilvl w:val="0"/>
          <w:numId w:val="32"/>
        </w:numPr>
        <w:spacing w:after="160" w:line="259" w:lineRule="auto"/>
      </w:pPr>
      <w:r>
        <w:t xml:space="preserve">Addition cost of </w:t>
      </w:r>
      <w:r w:rsidRPr="000A4EDE">
        <w:t>Cloud Infrastructure Expenses</w:t>
      </w:r>
      <w:r>
        <w:t xml:space="preserve"> (</w:t>
      </w:r>
      <w:r w:rsidRPr="000A4EDE">
        <w:t>Amazon S3, Azure Blob Storage</w:t>
      </w:r>
      <w:r>
        <w:t>),</w:t>
      </w:r>
      <w:r w:rsidRPr="000A4EDE">
        <w:t xml:space="preserve"> networking</w:t>
      </w:r>
      <w:r>
        <w:t>,</w:t>
      </w:r>
      <w:r w:rsidRPr="000A4EDE">
        <w:t xml:space="preserve"> data transfer</w:t>
      </w:r>
    </w:p>
    <w:p w14:paraId="26911B8A" w14:textId="77777777" w:rsidR="007946AA" w:rsidRDefault="007946AA" w:rsidP="004E4D80">
      <w:pPr>
        <w:pStyle w:val="ListParagraph"/>
        <w:numPr>
          <w:ilvl w:val="0"/>
          <w:numId w:val="32"/>
        </w:numPr>
        <w:spacing w:after="160" w:line="259" w:lineRule="auto"/>
      </w:pPr>
      <w:r w:rsidRPr="000A4EDE">
        <w:t>Flexible scaling, with costs varying by cloud provider, instance type, and features.</w:t>
      </w:r>
    </w:p>
    <w:p w14:paraId="27DA4511" w14:textId="77777777" w:rsidR="007946AA" w:rsidRPr="000A4EDE" w:rsidRDefault="007946AA" w:rsidP="004E4D80">
      <w:pPr>
        <w:pStyle w:val="ListParagraph"/>
        <w:numPr>
          <w:ilvl w:val="0"/>
          <w:numId w:val="32"/>
        </w:numPr>
        <w:spacing w:after="160" w:line="259" w:lineRule="auto"/>
      </w:pPr>
      <w:r w:rsidRPr="000A4EDE">
        <w:t>Additional Licensing</w:t>
      </w:r>
      <w:r>
        <w:t xml:space="preserve"> </w:t>
      </w:r>
      <w:r w:rsidRPr="000A4EDE">
        <w:t>Databricks SQL, Delta Lake optimization, advanced security features</w:t>
      </w:r>
    </w:p>
    <w:p w14:paraId="7B985F09" w14:textId="77777777" w:rsidR="007946AA" w:rsidRDefault="007946AA" w:rsidP="004E4D80">
      <w:pPr>
        <w:pStyle w:val="ListParagraph"/>
        <w:numPr>
          <w:ilvl w:val="0"/>
          <w:numId w:val="32"/>
        </w:numPr>
        <w:spacing w:after="160" w:line="259" w:lineRule="auto"/>
      </w:pPr>
      <w:r w:rsidRPr="000A4EDE">
        <w:t>Typically, more cost-effective for moderate workloads or variable usage.</w:t>
      </w:r>
    </w:p>
    <w:p w14:paraId="1F82CF83" w14:textId="77777777" w:rsidR="007946AA" w:rsidRPr="000A4EDE" w:rsidRDefault="007946AA" w:rsidP="004E4D80">
      <w:pPr>
        <w:pStyle w:val="ListParagraph"/>
        <w:numPr>
          <w:ilvl w:val="0"/>
          <w:numId w:val="32"/>
        </w:numPr>
        <w:spacing w:after="160" w:line="259" w:lineRule="auto"/>
      </w:pPr>
      <w:r w:rsidRPr="000A4EDE">
        <w:t>Administrative and Operational Overhead</w:t>
      </w:r>
    </w:p>
    <w:p w14:paraId="785F9626" w14:textId="77777777" w:rsidR="007946AA" w:rsidRDefault="007946AA" w:rsidP="007946AA">
      <w:r w:rsidRPr="000A4EDE">
        <w:rPr>
          <w:b/>
          <w:bCs/>
        </w:rPr>
        <w:t>Informatica</w:t>
      </w:r>
      <w:r w:rsidRPr="000A4EDE">
        <w:t>:</w:t>
      </w:r>
    </w:p>
    <w:p w14:paraId="3ED7DED9" w14:textId="77777777" w:rsidR="00683746" w:rsidRPr="000A4EDE" w:rsidRDefault="00683746" w:rsidP="007946AA"/>
    <w:p w14:paraId="06102D8A" w14:textId="77777777" w:rsidR="007946AA" w:rsidRPr="000A4EDE" w:rsidRDefault="007946AA" w:rsidP="004E4D80">
      <w:pPr>
        <w:pStyle w:val="ListParagraph"/>
        <w:numPr>
          <w:ilvl w:val="0"/>
          <w:numId w:val="31"/>
        </w:numPr>
        <w:spacing w:after="160" w:line="259" w:lineRule="auto"/>
      </w:pPr>
      <w:r w:rsidRPr="000A4EDE">
        <w:t>Subscription-based, tiered pricing that escalates quickly with increased data volume, users, or advanced features (e.g., MDM, data governance).</w:t>
      </w:r>
    </w:p>
    <w:p w14:paraId="35AFB2D1" w14:textId="77777777" w:rsidR="007946AA" w:rsidRPr="000A4EDE" w:rsidRDefault="007946AA" w:rsidP="004E4D80">
      <w:pPr>
        <w:pStyle w:val="ListParagraph"/>
        <w:numPr>
          <w:ilvl w:val="0"/>
          <w:numId w:val="31"/>
        </w:numPr>
        <w:spacing w:after="160" w:line="259" w:lineRule="auto"/>
      </w:pPr>
      <w:r w:rsidRPr="000A4EDE">
        <w:t>Often higher fixed licensing costs at enterprise scale.</w:t>
      </w:r>
    </w:p>
    <w:p w14:paraId="306BD1CB" w14:textId="77777777" w:rsidR="007946AA" w:rsidRPr="000A4EDE" w:rsidRDefault="007946AA" w:rsidP="007946AA">
      <w:r w:rsidRPr="000A4EDE">
        <w:rPr>
          <w:b/>
          <w:bCs/>
        </w:rPr>
        <w:t>Conclusion</w:t>
      </w:r>
      <w:r w:rsidRPr="000A4EDE">
        <w:t>:</w:t>
      </w:r>
      <w:r w:rsidRPr="000A4EDE">
        <w:br/>
        <w:t>Informatica generally incurs higher costs at enterprise scale, especially as data volumes and complexity increase, making Databricks potentially more economical depending on usage patterns and needs.</w:t>
      </w:r>
    </w:p>
    <w:p w14:paraId="335C38BB" w14:textId="77777777" w:rsidR="007946AA" w:rsidRPr="00D84EF9" w:rsidRDefault="007946AA" w:rsidP="007946AA"/>
    <w:p w14:paraId="73F92B8E" w14:textId="145A6D39" w:rsidR="007946AA" w:rsidRPr="00D84EF9" w:rsidRDefault="007946AA" w:rsidP="007946AA"/>
    <w:p w14:paraId="3908EDAF" w14:textId="77777777" w:rsidR="007946AA" w:rsidRDefault="007946AA" w:rsidP="007946AA">
      <w:pPr>
        <w:rPr>
          <w:b/>
          <w:bCs/>
        </w:rPr>
      </w:pPr>
      <w:r w:rsidRPr="00D84EF9">
        <w:rPr>
          <w:rFonts w:ascii="Segoe UI Emoji" w:hAnsi="Segoe UI Emoji" w:cs="Segoe UI Emoji"/>
          <w:b/>
          <w:bCs/>
        </w:rPr>
        <w:t>✅</w:t>
      </w:r>
      <w:r w:rsidRPr="00D84EF9">
        <w:rPr>
          <w:b/>
          <w:bCs/>
        </w:rPr>
        <w:t xml:space="preserve"> Option 2: AWS Glue + Apache Airflow (Recommended)</w:t>
      </w:r>
    </w:p>
    <w:p w14:paraId="777CFC22" w14:textId="77777777" w:rsidR="00CA3259" w:rsidRPr="00D84EF9" w:rsidRDefault="00CA3259" w:rsidP="007946AA">
      <w:pPr>
        <w:rPr>
          <w:b/>
          <w:bCs/>
        </w:rPr>
      </w:pPr>
    </w:p>
    <w:p w14:paraId="2693193C" w14:textId="77777777" w:rsidR="007946AA" w:rsidRPr="00D84EF9" w:rsidRDefault="007946AA" w:rsidP="00C313C2">
      <w:pPr>
        <w:spacing w:after="160" w:line="259" w:lineRule="auto"/>
      </w:pPr>
      <w:r w:rsidRPr="00D84EF9">
        <w:rPr>
          <w:b/>
          <w:bCs/>
        </w:rPr>
        <w:t>Description:</w:t>
      </w:r>
      <w:r w:rsidRPr="00D84EF9">
        <w:t xml:space="preserve"> This approach leverages AWS Glue for serverless, scalable ETL execution paired with Apache Airflow for flexible, robust workflow orchestration.</w:t>
      </w:r>
    </w:p>
    <w:p w14:paraId="743BD149" w14:textId="77777777" w:rsidR="007946AA" w:rsidRPr="00D84EF9" w:rsidRDefault="007946AA" w:rsidP="00C313C2">
      <w:pPr>
        <w:spacing w:after="160" w:line="259" w:lineRule="auto"/>
      </w:pPr>
      <w:r w:rsidRPr="00D84EF9">
        <w:rPr>
          <w:b/>
          <w:bCs/>
        </w:rPr>
        <w:t>Pros:</w:t>
      </w:r>
    </w:p>
    <w:p w14:paraId="35D8CA17" w14:textId="77777777" w:rsidR="007946AA" w:rsidRPr="00D84EF9" w:rsidRDefault="007946AA" w:rsidP="004E4D80">
      <w:pPr>
        <w:pStyle w:val="ListParagraph"/>
        <w:numPr>
          <w:ilvl w:val="0"/>
          <w:numId w:val="72"/>
        </w:numPr>
        <w:spacing w:after="160" w:line="259" w:lineRule="auto"/>
      </w:pPr>
      <w:r w:rsidRPr="00D84EF9">
        <w:t>Fully managed serverless ETL service, reducing operational overhead.</w:t>
      </w:r>
    </w:p>
    <w:p w14:paraId="58CDB5D6" w14:textId="77777777" w:rsidR="007946AA" w:rsidRPr="00D84EF9" w:rsidRDefault="007946AA" w:rsidP="004E4D80">
      <w:pPr>
        <w:pStyle w:val="ListParagraph"/>
        <w:numPr>
          <w:ilvl w:val="0"/>
          <w:numId w:val="72"/>
        </w:numPr>
        <w:spacing w:after="160" w:line="259" w:lineRule="auto"/>
      </w:pPr>
      <w:r w:rsidRPr="00D84EF9">
        <w:t>Airflow provides advanced scheduling, monitoring, error handling, and retry mechanisms.</w:t>
      </w:r>
    </w:p>
    <w:p w14:paraId="66C5B8A5" w14:textId="77777777" w:rsidR="007946AA" w:rsidRPr="00D84EF9" w:rsidRDefault="007946AA" w:rsidP="004E4D80">
      <w:pPr>
        <w:pStyle w:val="ListParagraph"/>
        <w:numPr>
          <w:ilvl w:val="0"/>
          <w:numId w:val="72"/>
        </w:numPr>
        <w:spacing w:after="160" w:line="259" w:lineRule="auto"/>
      </w:pPr>
      <w:r w:rsidRPr="00D84EF9">
        <w:t>Cost-effective, cloud-native architecture aligned with AWS best practices.</w:t>
      </w:r>
    </w:p>
    <w:p w14:paraId="4A496CFB" w14:textId="77777777" w:rsidR="007946AA" w:rsidRPr="00D84EF9" w:rsidRDefault="007946AA" w:rsidP="00C313C2">
      <w:pPr>
        <w:spacing w:after="160" w:line="259" w:lineRule="auto"/>
      </w:pPr>
      <w:r w:rsidRPr="00D84EF9">
        <w:rPr>
          <w:b/>
          <w:bCs/>
        </w:rPr>
        <w:t>Cons:</w:t>
      </w:r>
    </w:p>
    <w:p w14:paraId="7DE6A741" w14:textId="77777777" w:rsidR="007946AA" w:rsidRDefault="007946AA" w:rsidP="004E4D80">
      <w:pPr>
        <w:pStyle w:val="ListParagraph"/>
        <w:numPr>
          <w:ilvl w:val="0"/>
          <w:numId w:val="71"/>
        </w:numPr>
        <w:spacing w:after="160" w:line="259" w:lineRule="auto"/>
      </w:pPr>
      <w:r w:rsidRPr="00D84EF9">
        <w:t>Requires setup and maintenance of Airflow (can be managed via AWS MWAA or self-hosted).</w:t>
      </w:r>
    </w:p>
    <w:p w14:paraId="14AB7329" w14:textId="0AEB4738" w:rsidR="007946AA" w:rsidRPr="00D84EF9" w:rsidRDefault="007946AA" w:rsidP="004E4D80">
      <w:pPr>
        <w:pStyle w:val="ListParagraph"/>
        <w:numPr>
          <w:ilvl w:val="0"/>
          <w:numId w:val="71"/>
        </w:numPr>
        <w:spacing w:after="160" w:line="259" w:lineRule="auto"/>
      </w:pPr>
      <w:r>
        <w:t>Data</w:t>
      </w:r>
      <w:r w:rsidR="00C313C2">
        <w:t xml:space="preserve"> </w:t>
      </w:r>
      <w:r>
        <w:t xml:space="preserve">switch pyspark code need convert or make compatible as per AWS Glue </w:t>
      </w:r>
    </w:p>
    <w:p w14:paraId="106D99D4" w14:textId="77777777" w:rsidR="007946AA" w:rsidRPr="00D84EF9" w:rsidRDefault="007946AA" w:rsidP="007946AA">
      <w:pPr>
        <w:ind w:left="1440"/>
      </w:pPr>
    </w:p>
    <w:p w14:paraId="57B31AC1" w14:textId="77777777" w:rsidR="007946AA" w:rsidRPr="00D84EF9" w:rsidRDefault="007946AA" w:rsidP="00C313C2">
      <w:pPr>
        <w:spacing w:after="160" w:line="259" w:lineRule="auto"/>
      </w:pPr>
      <w:r w:rsidRPr="00D84EF9">
        <w:rPr>
          <w:b/>
          <w:bCs/>
        </w:rPr>
        <w:lastRenderedPageBreak/>
        <w:t>Conclusion:</w:t>
      </w:r>
      <w:r w:rsidRPr="00D84EF9">
        <w:t xml:space="preserve"> </w:t>
      </w:r>
      <w:r w:rsidRPr="00D84EF9">
        <w:rPr>
          <w:b/>
          <w:bCs/>
        </w:rPr>
        <w:t>Recommended</w:t>
      </w:r>
      <w:r w:rsidRPr="00D84EF9">
        <w:t xml:space="preserve"> as the best practice solution due to superior scalability, cost-effectiveness, and robust orchestration capabilities.</w:t>
      </w:r>
    </w:p>
    <w:p w14:paraId="0D16358F" w14:textId="6C1CE51E" w:rsidR="007946AA" w:rsidRDefault="007946AA" w:rsidP="007946AA"/>
    <w:p w14:paraId="3792FA07" w14:textId="77777777" w:rsidR="00CA3259" w:rsidRPr="00D84EF9" w:rsidRDefault="00CA3259" w:rsidP="007946AA"/>
    <w:p w14:paraId="28116174" w14:textId="77777777" w:rsidR="007946AA" w:rsidRDefault="007946AA" w:rsidP="007946AA">
      <w:pPr>
        <w:rPr>
          <w:b/>
          <w:bCs/>
        </w:rPr>
      </w:pPr>
      <w:r w:rsidRPr="00D84EF9">
        <w:rPr>
          <w:rFonts w:ascii="Segoe UI Emoji" w:hAnsi="Segoe UI Emoji" w:cs="Segoe UI Emoji"/>
          <w:b/>
          <w:bCs/>
        </w:rPr>
        <w:t>⚙️</w:t>
      </w:r>
      <w:r w:rsidRPr="00D84EF9">
        <w:rPr>
          <w:b/>
          <w:bCs/>
        </w:rPr>
        <w:t xml:space="preserve"> Option 3: EMR + AWS Step Functions (Considered)</w:t>
      </w:r>
    </w:p>
    <w:p w14:paraId="56032B2E" w14:textId="77777777" w:rsidR="00C313C2" w:rsidRPr="00D84EF9" w:rsidRDefault="00C313C2" w:rsidP="007946AA">
      <w:pPr>
        <w:rPr>
          <w:b/>
          <w:bCs/>
        </w:rPr>
      </w:pPr>
    </w:p>
    <w:p w14:paraId="3DD462F4" w14:textId="77777777" w:rsidR="007946AA" w:rsidRPr="00D84EF9" w:rsidRDefault="007946AA" w:rsidP="00C313C2">
      <w:pPr>
        <w:spacing w:after="160" w:line="259" w:lineRule="auto"/>
      </w:pPr>
      <w:r w:rsidRPr="00D84EF9">
        <w:rPr>
          <w:b/>
          <w:bCs/>
        </w:rPr>
        <w:t>Description:</w:t>
      </w:r>
      <w:r w:rsidRPr="00D84EF9">
        <w:t xml:space="preserve"> Amazon EMR is utilized to run Spark workloads, orchestrated through AWS Step Functions, which offer managed workflows.</w:t>
      </w:r>
    </w:p>
    <w:p w14:paraId="17E4ECE1" w14:textId="77777777" w:rsidR="007946AA" w:rsidRPr="00D84EF9" w:rsidRDefault="007946AA" w:rsidP="00C313C2">
      <w:pPr>
        <w:spacing w:after="160" w:line="259" w:lineRule="auto"/>
      </w:pPr>
      <w:r w:rsidRPr="00D84EF9">
        <w:rPr>
          <w:b/>
          <w:bCs/>
        </w:rPr>
        <w:t>Pros:</w:t>
      </w:r>
    </w:p>
    <w:p w14:paraId="44603D18" w14:textId="77777777" w:rsidR="007946AA" w:rsidRPr="00D84EF9" w:rsidRDefault="007946AA" w:rsidP="004E4D80">
      <w:pPr>
        <w:pStyle w:val="ListParagraph"/>
        <w:numPr>
          <w:ilvl w:val="0"/>
          <w:numId w:val="73"/>
        </w:numPr>
        <w:spacing w:after="160" w:line="259" w:lineRule="auto"/>
      </w:pPr>
      <w:r w:rsidRPr="00D84EF9">
        <w:t>Provides granular control over Spark clusters and compute resources.</w:t>
      </w:r>
    </w:p>
    <w:p w14:paraId="3B1494E4" w14:textId="77777777" w:rsidR="007946AA" w:rsidRDefault="007946AA" w:rsidP="004E4D80">
      <w:pPr>
        <w:pStyle w:val="ListParagraph"/>
        <w:numPr>
          <w:ilvl w:val="0"/>
          <w:numId w:val="73"/>
        </w:numPr>
        <w:spacing w:after="160" w:line="259" w:lineRule="auto"/>
      </w:pPr>
      <w:r w:rsidRPr="00D84EF9">
        <w:t>Good fit for large-scale, compute-intensive jobs with specialized tuning.</w:t>
      </w:r>
    </w:p>
    <w:p w14:paraId="1FA0BA22" w14:textId="77777777" w:rsidR="007946AA" w:rsidRPr="00D84EF9" w:rsidRDefault="007946AA" w:rsidP="004E4D80">
      <w:pPr>
        <w:pStyle w:val="ListParagraph"/>
        <w:numPr>
          <w:ilvl w:val="0"/>
          <w:numId w:val="73"/>
        </w:numPr>
        <w:spacing w:after="160" w:line="259" w:lineRule="auto"/>
      </w:pPr>
      <w:r>
        <w:t xml:space="preserve">Dataswitch pyspark code more compatible here </w:t>
      </w:r>
    </w:p>
    <w:p w14:paraId="741172E1" w14:textId="77777777" w:rsidR="007946AA" w:rsidRPr="00D84EF9" w:rsidRDefault="007946AA" w:rsidP="00C313C2">
      <w:pPr>
        <w:spacing w:after="160" w:line="259" w:lineRule="auto"/>
      </w:pPr>
      <w:r w:rsidRPr="00D84EF9">
        <w:rPr>
          <w:b/>
          <w:bCs/>
        </w:rPr>
        <w:t>Cons:</w:t>
      </w:r>
    </w:p>
    <w:p w14:paraId="5C711B58" w14:textId="77777777" w:rsidR="007946AA" w:rsidRPr="00D84EF9" w:rsidRDefault="007946AA" w:rsidP="004E4D80">
      <w:pPr>
        <w:pStyle w:val="ListParagraph"/>
        <w:numPr>
          <w:ilvl w:val="0"/>
          <w:numId w:val="74"/>
        </w:numPr>
        <w:spacing w:after="160" w:line="259" w:lineRule="auto"/>
      </w:pPr>
      <w:r w:rsidRPr="00D84EF9">
        <w:t>Higher complexity in managing cluster resources.</w:t>
      </w:r>
    </w:p>
    <w:p w14:paraId="7A32F7AD" w14:textId="77777777" w:rsidR="007946AA" w:rsidRPr="00D84EF9" w:rsidRDefault="007946AA" w:rsidP="004E4D80">
      <w:pPr>
        <w:pStyle w:val="ListParagraph"/>
        <w:numPr>
          <w:ilvl w:val="0"/>
          <w:numId w:val="74"/>
        </w:numPr>
        <w:spacing w:after="160" w:line="259" w:lineRule="auto"/>
      </w:pPr>
      <w:r w:rsidRPr="00D84EF9">
        <w:t>Setup and ongoing operational effort are substantial compared to serverless solutions.</w:t>
      </w:r>
    </w:p>
    <w:p w14:paraId="10549998" w14:textId="77777777" w:rsidR="007946AA" w:rsidRPr="00D84EF9" w:rsidRDefault="007946AA" w:rsidP="00C313C2">
      <w:pPr>
        <w:spacing w:after="160" w:line="259" w:lineRule="auto"/>
      </w:pPr>
      <w:r w:rsidRPr="00D84EF9">
        <w:rPr>
          <w:b/>
          <w:bCs/>
        </w:rPr>
        <w:t>Conclusion:</w:t>
      </w:r>
      <w:r w:rsidRPr="00D84EF9">
        <w:t xml:space="preserve"> Technically viable but </w:t>
      </w:r>
      <w:r w:rsidRPr="00D84EF9">
        <w:rPr>
          <w:b/>
          <w:bCs/>
        </w:rPr>
        <w:t>less attractive</w:t>
      </w:r>
      <w:r w:rsidRPr="00D84EF9">
        <w:t xml:space="preserve"> due to higher operational complexity for our typical workloads.</w:t>
      </w:r>
    </w:p>
    <w:p w14:paraId="18950582" w14:textId="2B8E9FB1" w:rsidR="007946AA" w:rsidRDefault="007946AA" w:rsidP="007946AA"/>
    <w:p w14:paraId="26E32034" w14:textId="77777777" w:rsidR="00CA3259" w:rsidRPr="00D84EF9" w:rsidRDefault="00CA3259" w:rsidP="007946AA"/>
    <w:p w14:paraId="280102ED" w14:textId="77777777" w:rsidR="007946AA" w:rsidRDefault="007946AA" w:rsidP="007946AA">
      <w:pPr>
        <w:rPr>
          <w:b/>
          <w:bCs/>
        </w:rPr>
      </w:pPr>
      <w:r w:rsidRPr="00D84EF9">
        <w:rPr>
          <w:rFonts w:ascii="Segoe UI Emoji" w:hAnsi="Segoe UI Emoji" w:cs="Segoe UI Emoji"/>
          <w:b/>
          <w:bCs/>
        </w:rPr>
        <w:t>✅</w:t>
      </w:r>
      <w:r w:rsidRPr="00D84EF9">
        <w:rPr>
          <w:b/>
          <w:bCs/>
        </w:rPr>
        <w:t xml:space="preserve"> Option 4: AWS Glue + AutoSys (Feasible)</w:t>
      </w:r>
    </w:p>
    <w:p w14:paraId="542DD6DA" w14:textId="77777777" w:rsidR="00C313C2" w:rsidRPr="00D84EF9" w:rsidRDefault="00C313C2" w:rsidP="007946AA">
      <w:pPr>
        <w:rPr>
          <w:b/>
          <w:bCs/>
        </w:rPr>
      </w:pPr>
    </w:p>
    <w:p w14:paraId="49DA0880" w14:textId="77777777" w:rsidR="007946AA" w:rsidRPr="00D84EF9" w:rsidRDefault="007946AA" w:rsidP="00C313C2">
      <w:pPr>
        <w:spacing w:after="160" w:line="259" w:lineRule="auto"/>
      </w:pPr>
      <w:r w:rsidRPr="00D84EF9">
        <w:rPr>
          <w:b/>
          <w:bCs/>
        </w:rPr>
        <w:t>Description:</w:t>
      </w:r>
      <w:r w:rsidRPr="00D84EF9">
        <w:t xml:space="preserve"> Utilize existing AutoSys scheduler to orchestrate jobs while leveraging AWS Glue for execution of PySpark scripts.</w:t>
      </w:r>
    </w:p>
    <w:p w14:paraId="4C84FE80" w14:textId="77777777" w:rsidR="007946AA" w:rsidRPr="00D84EF9" w:rsidRDefault="007946AA" w:rsidP="00C313C2">
      <w:pPr>
        <w:spacing w:after="160" w:line="259" w:lineRule="auto"/>
      </w:pPr>
      <w:r w:rsidRPr="00D84EF9">
        <w:rPr>
          <w:b/>
          <w:bCs/>
        </w:rPr>
        <w:t>Pros:</w:t>
      </w:r>
    </w:p>
    <w:p w14:paraId="252452D6" w14:textId="77777777" w:rsidR="007946AA" w:rsidRPr="00D84EF9" w:rsidRDefault="007946AA" w:rsidP="004E4D80">
      <w:pPr>
        <w:pStyle w:val="ListParagraph"/>
        <w:numPr>
          <w:ilvl w:val="0"/>
          <w:numId w:val="76"/>
        </w:numPr>
        <w:spacing w:after="160" w:line="259" w:lineRule="auto"/>
      </w:pPr>
      <w:r w:rsidRPr="00D84EF9">
        <w:t>Minimal changes required in job orchestration logic.</w:t>
      </w:r>
    </w:p>
    <w:p w14:paraId="7D8AA984" w14:textId="77777777" w:rsidR="007946AA" w:rsidRPr="00D84EF9" w:rsidRDefault="007946AA" w:rsidP="004E4D80">
      <w:pPr>
        <w:pStyle w:val="ListParagraph"/>
        <w:numPr>
          <w:ilvl w:val="0"/>
          <w:numId w:val="76"/>
        </w:numPr>
        <w:spacing w:after="160" w:line="259" w:lineRule="auto"/>
      </w:pPr>
      <w:r w:rsidRPr="00D84EF9">
        <w:t>Enables a gradual transition by maintaining familiarity with AutoSys scheduling.</w:t>
      </w:r>
    </w:p>
    <w:p w14:paraId="4B961B9F" w14:textId="77777777" w:rsidR="007946AA" w:rsidRPr="00D84EF9" w:rsidRDefault="007946AA" w:rsidP="004E4D80">
      <w:pPr>
        <w:pStyle w:val="ListParagraph"/>
        <w:numPr>
          <w:ilvl w:val="0"/>
          <w:numId w:val="76"/>
        </w:numPr>
        <w:spacing w:after="160" w:line="259" w:lineRule="auto"/>
      </w:pPr>
      <w:r w:rsidRPr="00D84EF9">
        <w:t>Immediate compatibility with current scheduling processes and existing infrastructure.</w:t>
      </w:r>
    </w:p>
    <w:p w14:paraId="58AE878A" w14:textId="77777777" w:rsidR="007946AA" w:rsidRPr="00D84EF9" w:rsidRDefault="007946AA" w:rsidP="00C313C2">
      <w:pPr>
        <w:spacing w:after="160" w:line="259" w:lineRule="auto"/>
      </w:pPr>
      <w:r w:rsidRPr="00D84EF9">
        <w:rPr>
          <w:b/>
          <w:bCs/>
        </w:rPr>
        <w:t>Cons:</w:t>
      </w:r>
    </w:p>
    <w:p w14:paraId="3A929EBC" w14:textId="77777777" w:rsidR="007946AA" w:rsidRPr="00D84EF9" w:rsidRDefault="007946AA" w:rsidP="004E4D80">
      <w:pPr>
        <w:pStyle w:val="ListParagraph"/>
        <w:numPr>
          <w:ilvl w:val="0"/>
          <w:numId w:val="75"/>
        </w:numPr>
        <w:spacing w:after="160" w:line="259" w:lineRule="auto"/>
      </w:pPr>
      <w:r w:rsidRPr="00D84EF9">
        <w:t>Continues dependence on on-premise legacy scheduling solutions.</w:t>
      </w:r>
    </w:p>
    <w:p w14:paraId="25E077D4" w14:textId="77777777" w:rsidR="007946AA" w:rsidRPr="00D84EF9" w:rsidRDefault="007946AA" w:rsidP="004E4D80">
      <w:pPr>
        <w:pStyle w:val="ListParagraph"/>
        <w:numPr>
          <w:ilvl w:val="0"/>
          <w:numId w:val="75"/>
        </w:numPr>
        <w:spacing w:after="160" w:line="259" w:lineRule="auto"/>
      </w:pPr>
      <w:r w:rsidRPr="00D84EF9">
        <w:t>Limited integration with AWS-native monitoring, governance, and management tools.</w:t>
      </w:r>
    </w:p>
    <w:p w14:paraId="2F61B837" w14:textId="77777777" w:rsidR="007946AA" w:rsidRDefault="007946AA" w:rsidP="004E4D80">
      <w:pPr>
        <w:pStyle w:val="ListParagraph"/>
        <w:numPr>
          <w:ilvl w:val="0"/>
          <w:numId w:val="75"/>
        </w:numPr>
        <w:spacing w:after="160" w:line="259" w:lineRule="auto"/>
      </w:pPr>
      <w:r w:rsidRPr="00D84EF9">
        <w:t>Potentially creates long-term complexity in maintaining a hybrid orchestration environment.</w:t>
      </w:r>
    </w:p>
    <w:p w14:paraId="52E4D24C" w14:textId="77777777" w:rsidR="007946AA" w:rsidRPr="00D84EF9" w:rsidRDefault="007946AA" w:rsidP="004E4D80">
      <w:pPr>
        <w:pStyle w:val="ListParagraph"/>
        <w:numPr>
          <w:ilvl w:val="0"/>
          <w:numId w:val="75"/>
        </w:numPr>
        <w:spacing w:after="160" w:line="259" w:lineRule="auto"/>
      </w:pPr>
      <w:r>
        <w:t xml:space="preserve">Dataswitch pyspark code need convert or make compatible as per AWS Glue </w:t>
      </w:r>
    </w:p>
    <w:p w14:paraId="2F648FEB" w14:textId="77777777" w:rsidR="007946AA" w:rsidRPr="00D84EF9" w:rsidRDefault="007946AA" w:rsidP="007946AA">
      <w:pPr>
        <w:ind w:left="1440"/>
      </w:pPr>
    </w:p>
    <w:p w14:paraId="3FF1E9D6" w14:textId="77777777" w:rsidR="007946AA" w:rsidRPr="00D84EF9" w:rsidRDefault="007946AA" w:rsidP="00C313C2">
      <w:pPr>
        <w:spacing w:after="160" w:line="259" w:lineRule="auto"/>
      </w:pPr>
      <w:r w:rsidRPr="00D84EF9">
        <w:rPr>
          <w:b/>
          <w:bCs/>
        </w:rPr>
        <w:t>Conclusion:</w:t>
      </w:r>
      <w:r w:rsidRPr="00D84EF9">
        <w:t xml:space="preserve"> </w:t>
      </w:r>
      <w:r w:rsidRPr="00D84EF9">
        <w:rPr>
          <w:b/>
          <w:bCs/>
        </w:rPr>
        <w:t>Feasible as an interim solution</w:t>
      </w:r>
      <w:r w:rsidRPr="00D84EF9">
        <w:t xml:space="preserve"> to ease transition, but less ideal from a cloud-native perspective.</w:t>
      </w:r>
    </w:p>
    <w:p w14:paraId="150F187C" w14:textId="77777777" w:rsidR="00CA3259" w:rsidRPr="00D84EF9" w:rsidRDefault="00CA3259" w:rsidP="007946AA"/>
    <w:p w14:paraId="496E1FC2" w14:textId="77777777" w:rsidR="007946AA" w:rsidRDefault="007946AA" w:rsidP="007946AA">
      <w:pPr>
        <w:rPr>
          <w:b/>
          <w:bCs/>
        </w:rPr>
      </w:pPr>
      <w:r w:rsidRPr="00D84EF9">
        <w:rPr>
          <w:rFonts w:ascii="Segoe UI Emoji" w:hAnsi="Segoe UI Emoji" w:cs="Segoe UI Emoji"/>
          <w:b/>
          <w:bCs/>
        </w:rPr>
        <w:t>❌</w:t>
      </w:r>
      <w:r w:rsidRPr="00D84EF9">
        <w:rPr>
          <w:b/>
          <w:bCs/>
        </w:rPr>
        <w:t xml:space="preserve"> Option 5: EC2 with Spark Cluster (Rejected)</w:t>
      </w:r>
    </w:p>
    <w:p w14:paraId="36AA8DB2" w14:textId="77777777" w:rsidR="00C313C2" w:rsidRPr="00D84EF9" w:rsidRDefault="00C313C2" w:rsidP="007946AA">
      <w:pPr>
        <w:rPr>
          <w:b/>
          <w:bCs/>
        </w:rPr>
      </w:pPr>
    </w:p>
    <w:p w14:paraId="20C53949" w14:textId="77777777" w:rsidR="007946AA" w:rsidRPr="00D84EF9" w:rsidRDefault="007946AA" w:rsidP="00C313C2">
      <w:pPr>
        <w:spacing w:after="160" w:line="259" w:lineRule="auto"/>
      </w:pPr>
      <w:r w:rsidRPr="00D84EF9">
        <w:rPr>
          <w:b/>
          <w:bCs/>
        </w:rPr>
        <w:t>Description:</w:t>
      </w:r>
      <w:r w:rsidRPr="00D84EF9">
        <w:t xml:space="preserve"> Manually managing Spark clusters on Amazon EC2 infrastructure.</w:t>
      </w:r>
    </w:p>
    <w:p w14:paraId="493356E6" w14:textId="77777777" w:rsidR="007946AA" w:rsidRPr="00D84EF9" w:rsidRDefault="007946AA" w:rsidP="00C313C2">
      <w:pPr>
        <w:spacing w:after="160" w:line="259" w:lineRule="auto"/>
      </w:pPr>
      <w:r w:rsidRPr="00D84EF9">
        <w:rPr>
          <w:b/>
          <w:bCs/>
        </w:rPr>
        <w:lastRenderedPageBreak/>
        <w:t>Pros:</w:t>
      </w:r>
    </w:p>
    <w:p w14:paraId="519983EE" w14:textId="77777777" w:rsidR="007946AA" w:rsidRDefault="007946AA" w:rsidP="004E4D80">
      <w:pPr>
        <w:pStyle w:val="ListParagraph"/>
        <w:numPr>
          <w:ilvl w:val="0"/>
          <w:numId w:val="77"/>
        </w:numPr>
        <w:spacing w:after="160" w:line="259" w:lineRule="auto"/>
      </w:pPr>
      <w:r w:rsidRPr="00D84EF9">
        <w:t>Maximum flexibility and control over cluster configuration and Spark tuning.</w:t>
      </w:r>
    </w:p>
    <w:p w14:paraId="09671B27" w14:textId="77777777" w:rsidR="007946AA" w:rsidRPr="00D84EF9" w:rsidRDefault="007946AA" w:rsidP="004E4D80">
      <w:pPr>
        <w:pStyle w:val="ListParagraph"/>
        <w:numPr>
          <w:ilvl w:val="0"/>
          <w:numId w:val="77"/>
        </w:numPr>
        <w:spacing w:after="160" w:line="259" w:lineRule="auto"/>
      </w:pPr>
      <w:r>
        <w:t>Dataswitch pyspark code fully compatible here</w:t>
      </w:r>
    </w:p>
    <w:p w14:paraId="53896AE7" w14:textId="77777777" w:rsidR="007946AA" w:rsidRPr="00D84EF9" w:rsidRDefault="007946AA" w:rsidP="00C313C2">
      <w:pPr>
        <w:spacing w:after="160" w:line="259" w:lineRule="auto"/>
      </w:pPr>
      <w:r w:rsidRPr="00D84EF9">
        <w:rPr>
          <w:b/>
          <w:bCs/>
        </w:rPr>
        <w:t>Cons:</w:t>
      </w:r>
    </w:p>
    <w:p w14:paraId="59D7018C" w14:textId="77777777" w:rsidR="007946AA" w:rsidRPr="00D84EF9" w:rsidRDefault="007946AA" w:rsidP="004E4D80">
      <w:pPr>
        <w:pStyle w:val="ListParagraph"/>
        <w:numPr>
          <w:ilvl w:val="0"/>
          <w:numId w:val="78"/>
        </w:numPr>
        <w:spacing w:after="160" w:line="259" w:lineRule="auto"/>
      </w:pPr>
      <w:r w:rsidRPr="00D84EF9">
        <w:t>High operational burden and infrastructure management overhead.</w:t>
      </w:r>
    </w:p>
    <w:p w14:paraId="28634BB3" w14:textId="77777777" w:rsidR="007946AA" w:rsidRPr="00D84EF9" w:rsidRDefault="007946AA" w:rsidP="004E4D80">
      <w:pPr>
        <w:pStyle w:val="ListParagraph"/>
        <w:numPr>
          <w:ilvl w:val="0"/>
          <w:numId w:val="78"/>
        </w:numPr>
        <w:spacing w:after="160" w:line="259" w:lineRule="auto"/>
      </w:pPr>
      <w:r w:rsidRPr="00D84EF9">
        <w:t>Lacks scalability, elasticity, and operational simplicity compared to managed serverless offerings.</w:t>
      </w:r>
    </w:p>
    <w:p w14:paraId="045BE4D4" w14:textId="039547D5" w:rsidR="007946AA" w:rsidRPr="00D84EF9" w:rsidRDefault="007946AA" w:rsidP="00C313C2">
      <w:pPr>
        <w:spacing w:after="160" w:line="259" w:lineRule="auto"/>
      </w:pPr>
      <w:r w:rsidRPr="00D84EF9">
        <w:rPr>
          <w:b/>
          <w:bCs/>
        </w:rPr>
        <w:t>Conclusion:</w:t>
      </w:r>
      <w:r w:rsidRPr="00D84EF9">
        <w:t xml:space="preserve"> </w:t>
      </w:r>
      <w:r w:rsidRPr="00D84EF9">
        <w:rPr>
          <w:b/>
          <w:bCs/>
        </w:rPr>
        <w:t>Rejected</w:t>
      </w:r>
      <w:r w:rsidRPr="00D84EF9">
        <w:t xml:space="preserve"> due to operational complexity, maintenance overhead, and limited scalability advantages.</w:t>
      </w:r>
    </w:p>
    <w:p w14:paraId="71EAC274" w14:textId="5FB70F2E" w:rsidR="007946AA" w:rsidRPr="0052572F" w:rsidRDefault="007946AA" w:rsidP="007946AA"/>
    <w:p w14:paraId="6C6D4D1E" w14:textId="302A4606" w:rsidR="00B83CD0" w:rsidRPr="0052572F" w:rsidRDefault="00B83CD0" w:rsidP="00B83CD0">
      <w:pPr>
        <w:pStyle w:val="ListParagraph"/>
        <w:spacing w:after="160" w:line="259" w:lineRule="auto"/>
        <w:ind w:left="108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5"/>
      </w:tblGrid>
      <w:tr w:rsidR="00B83CD0" w14:paraId="42B84837" w14:textId="77777777" w:rsidTr="00041F32">
        <w:tc>
          <w:tcPr>
            <w:tcW w:w="9465" w:type="dxa"/>
            <w:shd w:val="clear" w:color="auto" w:fill="B4C6E7" w:themeFill="accent5" w:themeFillTint="66"/>
          </w:tcPr>
          <w:p w14:paraId="400EA0A3" w14:textId="77777777" w:rsidR="00B83CD0" w:rsidRDefault="00B83CD0" w:rsidP="00B83CD0"/>
          <w:p w14:paraId="4ADC71E2" w14:textId="0609C671" w:rsidR="00B83CD0" w:rsidRPr="00B83CD0" w:rsidRDefault="00B83CD0" w:rsidP="00B83CD0">
            <w:pPr>
              <w:rPr>
                <w:rFonts w:asciiTheme="minorHAnsi" w:hAnsiTheme="minorHAnsi" w:cstheme="minorHAnsi"/>
                <w:b/>
                <w:bCs/>
                <w:sz w:val="24"/>
                <w:szCs w:val="24"/>
              </w:rPr>
            </w:pPr>
            <w:r w:rsidRPr="00B83CD0">
              <w:rPr>
                <w:rFonts w:asciiTheme="minorHAnsi" w:hAnsiTheme="minorHAnsi" w:cstheme="minorHAnsi"/>
                <w:b/>
                <w:bCs/>
                <w:sz w:val="24"/>
                <w:szCs w:val="24"/>
              </w:rPr>
              <w:t>NOTE:</w:t>
            </w:r>
          </w:p>
          <w:p w14:paraId="60CD2660" w14:textId="62BB69F3" w:rsidR="00B83CD0" w:rsidRDefault="00B83CD0" w:rsidP="00B83CD0">
            <w:pPr>
              <w:rPr>
                <w:rFonts w:asciiTheme="minorHAnsi" w:hAnsiTheme="minorHAnsi" w:cstheme="minorHAnsi"/>
              </w:rPr>
            </w:pPr>
            <w:r w:rsidRPr="00B83CD0">
              <w:rPr>
                <w:rFonts w:asciiTheme="minorHAnsi" w:hAnsiTheme="minorHAnsi" w:cstheme="minorHAnsi"/>
              </w:rPr>
              <w:br/>
              <w:t>The following diagrams not defined detailed definitions for:</w:t>
            </w:r>
          </w:p>
          <w:p w14:paraId="05C67C51" w14:textId="77777777" w:rsidR="00B83CD0" w:rsidRPr="00B83CD0" w:rsidRDefault="00B83CD0" w:rsidP="00B83CD0">
            <w:pPr>
              <w:rPr>
                <w:rFonts w:asciiTheme="minorHAnsi" w:hAnsiTheme="minorHAnsi" w:cstheme="minorHAnsi"/>
              </w:rPr>
            </w:pPr>
          </w:p>
          <w:p w14:paraId="394614AE" w14:textId="77777777" w:rsidR="00B83CD0" w:rsidRPr="00B83CD0" w:rsidRDefault="00B83CD0" w:rsidP="004E4D80">
            <w:pPr>
              <w:pStyle w:val="ListParagraph"/>
              <w:numPr>
                <w:ilvl w:val="0"/>
                <w:numId w:val="79"/>
              </w:numPr>
              <w:spacing w:after="160" w:line="259" w:lineRule="auto"/>
              <w:rPr>
                <w:rFonts w:asciiTheme="minorHAnsi" w:hAnsiTheme="minorHAnsi" w:cstheme="minorHAnsi"/>
              </w:rPr>
            </w:pPr>
            <w:r w:rsidRPr="00B83CD0">
              <w:rPr>
                <w:rFonts w:asciiTheme="minorHAnsi" w:hAnsiTheme="minorHAnsi" w:cstheme="minorHAnsi"/>
              </w:rPr>
              <w:t>Network: Connectivity, firewall, VPC settings.</w:t>
            </w:r>
          </w:p>
          <w:p w14:paraId="50942EF4" w14:textId="77777777" w:rsidR="00B83CD0" w:rsidRPr="00B83CD0" w:rsidRDefault="00B83CD0" w:rsidP="004E4D80">
            <w:pPr>
              <w:pStyle w:val="ListParagraph"/>
              <w:numPr>
                <w:ilvl w:val="0"/>
                <w:numId w:val="79"/>
              </w:numPr>
              <w:spacing w:after="160" w:line="259" w:lineRule="auto"/>
              <w:rPr>
                <w:rFonts w:asciiTheme="minorHAnsi" w:hAnsiTheme="minorHAnsi" w:cstheme="minorHAnsi"/>
              </w:rPr>
            </w:pPr>
            <w:r w:rsidRPr="00B83CD0">
              <w:rPr>
                <w:rFonts w:asciiTheme="minorHAnsi" w:hAnsiTheme="minorHAnsi" w:cstheme="minorHAnsi"/>
              </w:rPr>
              <w:t>Security: IAM roles, encryption, compliance.</w:t>
            </w:r>
          </w:p>
          <w:p w14:paraId="76D3A05C" w14:textId="77777777" w:rsidR="00B83CD0" w:rsidRPr="00B83CD0" w:rsidRDefault="00B83CD0" w:rsidP="004E4D80">
            <w:pPr>
              <w:pStyle w:val="ListParagraph"/>
              <w:numPr>
                <w:ilvl w:val="0"/>
                <w:numId w:val="79"/>
              </w:numPr>
              <w:rPr>
                <w:rFonts w:asciiTheme="minorHAnsi" w:eastAsia="Times New Roman" w:hAnsiTheme="minorHAnsi" w:cstheme="minorHAnsi"/>
                <w:b/>
                <w:bCs/>
                <w:sz w:val="20"/>
                <w:szCs w:val="20"/>
              </w:rPr>
            </w:pPr>
            <w:r w:rsidRPr="00B83CD0">
              <w:rPr>
                <w:rFonts w:asciiTheme="minorHAnsi" w:eastAsia="Times New Roman" w:hAnsiTheme="minorHAnsi" w:cstheme="minorHAnsi"/>
                <w:sz w:val="20"/>
                <w:szCs w:val="20"/>
              </w:rPr>
              <w:t>Error Handling: Job retries and monitoring.</w:t>
            </w:r>
          </w:p>
          <w:p w14:paraId="35316339" w14:textId="5FDA1504" w:rsidR="00B83CD0" w:rsidRPr="00B83CD0" w:rsidRDefault="00B83CD0" w:rsidP="00B83CD0">
            <w:pPr>
              <w:pStyle w:val="ListParagraph"/>
              <w:rPr>
                <w:rFonts w:ascii="Times New Roman" w:eastAsia="Times New Roman" w:hAnsi="Times New Roman"/>
                <w:b/>
                <w:bCs/>
                <w:sz w:val="20"/>
                <w:szCs w:val="20"/>
              </w:rPr>
            </w:pPr>
          </w:p>
        </w:tc>
      </w:tr>
    </w:tbl>
    <w:p w14:paraId="29DF02A5" w14:textId="5F5DC83A" w:rsidR="007B0200" w:rsidRDefault="007B0200" w:rsidP="007946AA">
      <w:pPr>
        <w:rPr>
          <w:b/>
          <w:bCs/>
        </w:rPr>
      </w:pPr>
    </w:p>
    <w:p w14:paraId="0865F569" w14:textId="7B7A4F26" w:rsidR="00041F32" w:rsidRDefault="00041F32" w:rsidP="00041F32">
      <w:pPr>
        <w:pBdr>
          <w:bottom w:val="dotted" w:sz="6" w:space="1" w:color="auto"/>
        </w:pBdr>
        <w:spacing w:line="257" w:lineRule="auto"/>
        <w:ind w:right="119"/>
        <w:rPr>
          <w:b/>
          <w:bCs/>
        </w:rPr>
      </w:pPr>
      <w:r>
        <w:rPr>
          <w:b/>
          <w:bCs/>
          <w:color w:val="000000" w:themeColor="text1"/>
          <w:sz w:val="28"/>
          <w:szCs w:val="28"/>
        </w:rPr>
        <w:t>2</w:t>
      </w:r>
      <w:r w:rsidRPr="00221648">
        <w:rPr>
          <w:b/>
          <w:bCs/>
          <w:color w:val="000000" w:themeColor="text1"/>
          <w:sz w:val="28"/>
          <w:szCs w:val="28"/>
        </w:rPr>
        <w:t xml:space="preserve">. </w:t>
      </w:r>
      <w:r w:rsidRPr="00041F32">
        <w:rPr>
          <w:b/>
          <w:bCs/>
          <w:color w:val="000000" w:themeColor="text1"/>
          <w:sz w:val="28"/>
          <w:szCs w:val="28"/>
        </w:rPr>
        <w:t>Detailed Architecture Discussion</w:t>
      </w:r>
    </w:p>
    <w:p w14:paraId="094ABBFA" w14:textId="77777777" w:rsidR="007B0200" w:rsidRDefault="007B0200" w:rsidP="007946AA">
      <w:pPr>
        <w:rPr>
          <w:b/>
          <w:bCs/>
        </w:rPr>
      </w:pPr>
    </w:p>
    <w:p w14:paraId="65B5B656" w14:textId="6B752CF6" w:rsidR="007946AA" w:rsidRPr="00D84EF9" w:rsidRDefault="007946AA" w:rsidP="007946AA">
      <w:pPr>
        <w:rPr>
          <w:b/>
          <w:bCs/>
        </w:rPr>
      </w:pPr>
      <w:r w:rsidRPr="00D84EF9">
        <w:rPr>
          <w:b/>
          <w:bCs/>
        </w:rPr>
        <w:t>Detailed Architecture Discussion</w:t>
      </w:r>
    </w:p>
    <w:p w14:paraId="0720E9FF" w14:textId="77777777" w:rsidR="007946AA" w:rsidRDefault="007946AA" w:rsidP="007946AA">
      <w:r w:rsidRPr="00D84EF9">
        <w:t>Given the analysis above, we plan to focus further discussions specifically on:</w:t>
      </w:r>
    </w:p>
    <w:p w14:paraId="64C79044" w14:textId="77777777" w:rsidR="00041F32" w:rsidRPr="00D84EF9" w:rsidRDefault="00041F32" w:rsidP="007946AA"/>
    <w:p w14:paraId="14BD9808" w14:textId="77777777" w:rsidR="007946AA" w:rsidRPr="00D84EF9" w:rsidRDefault="007946AA" w:rsidP="004E4D80">
      <w:pPr>
        <w:numPr>
          <w:ilvl w:val="0"/>
          <w:numId w:val="30"/>
        </w:numPr>
        <w:spacing w:after="160" w:line="259" w:lineRule="auto"/>
      </w:pPr>
      <w:r w:rsidRPr="00D84EF9">
        <w:rPr>
          <w:b/>
          <w:bCs/>
        </w:rPr>
        <w:t>Option 2</w:t>
      </w:r>
      <w:r>
        <w:rPr>
          <w:b/>
          <w:bCs/>
        </w:rPr>
        <w:t xml:space="preserve"> / Approach 1: </w:t>
      </w:r>
      <w:r w:rsidRPr="00D84EF9">
        <w:rPr>
          <w:b/>
          <w:bCs/>
        </w:rPr>
        <w:t>AWS Glue + Apache Airflow</w:t>
      </w:r>
      <w:r w:rsidRPr="00D84EF9">
        <w:t xml:space="preserve"> </w:t>
      </w:r>
      <w:r w:rsidRPr="00D84EF9">
        <w:rPr>
          <w:i/>
          <w:iCs/>
        </w:rPr>
        <w:t>(Recommended, best practice)</w:t>
      </w:r>
    </w:p>
    <w:p w14:paraId="487E2DD1" w14:textId="77777777" w:rsidR="007946AA" w:rsidRPr="00D84EF9" w:rsidRDefault="007946AA" w:rsidP="004E4D80">
      <w:pPr>
        <w:numPr>
          <w:ilvl w:val="0"/>
          <w:numId w:val="30"/>
        </w:numPr>
        <w:spacing w:after="160" w:line="259" w:lineRule="auto"/>
      </w:pPr>
      <w:r w:rsidRPr="00D84EF9">
        <w:rPr>
          <w:b/>
          <w:bCs/>
        </w:rPr>
        <w:t>Option 4</w:t>
      </w:r>
      <w:r>
        <w:rPr>
          <w:b/>
          <w:bCs/>
        </w:rPr>
        <w:t>/ Approach 2</w:t>
      </w:r>
      <w:r w:rsidRPr="00D84EF9">
        <w:rPr>
          <w:b/>
          <w:bCs/>
        </w:rPr>
        <w:t>: AWS Glue + AutoSys</w:t>
      </w:r>
      <w:r w:rsidRPr="00D84EF9">
        <w:t xml:space="preserve"> </w:t>
      </w:r>
      <w:r w:rsidRPr="00D84EF9">
        <w:rPr>
          <w:i/>
          <w:iCs/>
        </w:rPr>
        <w:t>(Feasible, transitional approach)</w:t>
      </w:r>
    </w:p>
    <w:p w14:paraId="2BB08CA2" w14:textId="77777777" w:rsidR="007946AA" w:rsidRDefault="007946AA" w:rsidP="007946AA">
      <w:r w:rsidRPr="00D84EF9">
        <w:t xml:space="preserve">We will provide detailed </w:t>
      </w:r>
      <w:r w:rsidRPr="00D84EF9">
        <w:rPr>
          <w:b/>
          <w:bCs/>
        </w:rPr>
        <w:t>architectural diagrams</w:t>
      </w:r>
      <w:r w:rsidRPr="00D84EF9">
        <w:t>, cost estimations, technical considerations, and implementation guidelines for both options. These discussions will help us make a well-informed final decision tailored to our short-term migration goals and long-term cloud modernization strategy.</w:t>
      </w:r>
    </w:p>
    <w:p w14:paraId="2F0FF74C" w14:textId="77777777" w:rsidR="007946AA" w:rsidRDefault="007946AA" w:rsidP="007946AA"/>
    <w:p w14:paraId="4707551F" w14:textId="77777777" w:rsidR="00041F32" w:rsidRDefault="00041F32" w:rsidP="007946AA"/>
    <w:p w14:paraId="22137F44" w14:textId="7435F43D" w:rsidR="00041F32" w:rsidRDefault="00041F32" w:rsidP="007946AA">
      <w:r>
        <w:rPr>
          <w:b/>
          <w:bCs/>
        </w:rPr>
        <w:t xml:space="preserve">2.1 Approach 1: </w:t>
      </w:r>
      <w:r w:rsidRPr="00D84EF9">
        <w:rPr>
          <w:b/>
          <w:bCs/>
        </w:rPr>
        <w:t>AWS Glue + Apache Airflow</w:t>
      </w:r>
    </w:p>
    <w:p w14:paraId="43A98F34" w14:textId="77777777" w:rsidR="00041F32" w:rsidRDefault="00041F32" w:rsidP="007946AA"/>
    <w:p w14:paraId="037ADE2D" w14:textId="77777777" w:rsidR="00041F32" w:rsidRDefault="00041F32" w:rsidP="007946AA"/>
    <w:p w14:paraId="6777CA4A" w14:textId="77777777" w:rsidR="00041F32" w:rsidRDefault="00041F32" w:rsidP="007946AA"/>
    <w:p w14:paraId="64680C57" w14:textId="77777777" w:rsidR="00041F32" w:rsidRDefault="00041F32" w:rsidP="007946AA"/>
    <w:p w14:paraId="6AEF0E98" w14:textId="77777777" w:rsidR="00041F32" w:rsidRDefault="00041F32" w:rsidP="007946AA"/>
    <w:p w14:paraId="293BA62D" w14:textId="77777777" w:rsidR="00041F32" w:rsidRDefault="00041F32" w:rsidP="007946AA"/>
    <w:p w14:paraId="1AC9EC45" w14:textId="77777777" w:rsidR="00041F32" w:rsidRDefault="00041F32" w:rsidP="007946AA"/>
    <w:p w14:paraId="10E76FF6" w14:textId="77777777" w:rsidR="00041F32" w:rsidRDefault="00041F32" w:rsidP="007946AA"/>
    <w:p w14:paraId="4AB36D17" w14:textId="77777777" w:rsidR="00041F32" w:rsidRDefault="00041F32" w:rsidP="007946AA"/>
    <w:p w14:paraId="128EED4A" w14:textId="77777777" w:rsidR="007946AA" w:rsidRPr="00D84EF9" w:rsidRDefault="007946AA" w:rsidP="007946AA">
      <w:pPr>
        <w:ind w:left="720"/>
        <w:jc w:val="center"/>
      </w:pPr>
      <w:r w:rsidRPr="00D84EF9">
        <w:rPr>
          <w:b/>
          <w:bCs/>
        </w:rPr>
        <w:lastRenderedPageBreak/>
        <w:t>AWS Glue + Apache Airflow</w:t>
      </w:r>
      <w:r w:rsidRPr="00D84EF9">
        <w:t xml:space="preserve"> </w:t>
      </w:r>
      <w:r w:rsidRPr="00D84EF9">
        <w:rPr>
          <w:i/>
          <w:iCs/>
        </w:rPr>
        <w:t>(Recommended, best practice)</w:t>
      </w:r>
    </w:p>
    <w:p w14:paraId="1031D8B9" w14:textId="77777777" w:rsidR="007946AA" w:rsidRDefault="007946AA" w:rsidP="007946AA"/>
    <w:p w14:paraId="6353E475" w14:textId="77777777" w:rsidR="007946AA" w:rsidRPr="00D84EF9" w:rsidRDefault="007946AA" w:rsidP="007946AA">
      <w:r w:rsidRPr="00657C8D">
        <w:rPr>
          <w:noProof/>
        </w:rPr>
        <w:drawing>
          <wp:inline distT="0" distB="0" distL="0" distR="0" wp14:anchorId="27C5E5AA" wp14:editId="6E087622">
            <wp:extent cx="5110092" cy="2242531"/>
            <wp:effectExtent l="0" t="0" r="0" b="5715"/>
            <wp:docPr id="43913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39252" name=""/>
                    <pic:cNvPicPr/>
                  </pic:nvPicPr>
                  <pic:blipFill>
                    <a:blip r:embed="rId57"/>
                    <a:stretch>
                      <a:fillRect/>
                    </a:stretch>
                  </pic:blipFill>
                  <pic:spPr>
                    <a:xfrm>
                      <a:off x="0" y="0"/>
                      <a:ext cx="5187516" cy="2276508"/>
                    </a:xfrm>
                    <a:prstGeom prst="rect">
                      <a:avLst/>
                    </a:prstGeom>
                  </pic:spPr>
                </pic:pic>
              </a:graphicData>
            </a:graphic>
          </wp:inline>
        </w:drawing>
      </w:r>
    </w:p>
    <w:p w14:paraId="24703FA3" w14:textId="77777777" w:rsidR="007946AA" w:rsidRPr="003A2C40" w:rsidRDefault="007946AA" w:rsidP="007946AA">
      <w:pPr>
        <w:rPr>
          <w:b/>
          <w:bCs/>
        </w:rPr>
      </w:pPr>
      <w:r>
        <w:br/>
      </w:r>
      <w:r w:rsidRPr="003A2C40">
        <w:rPr>
          <w:b/>
          <w:bCs/>
        </w:rPr>
        <w:t>AWS Glue &amp; Airflow ETL Workflow – Layered Architecture Overview</w:t>
      </w:r>
    </w:p>
    <w:p w14:paraId="01460F9C" w14:textId="77777777" w:rsidR="007946AA" w:rsidRDefault="007946AA" w:rsidP="007946AA">
      <w:r w:rsidRPr="003A2C40">
        <w:t>This architecture replaces legacy Informatica ETL workflows with a scalable AWS-based solution using AWS Glue and Apache Airflow. It is divided into clear, purpose-specific layers:</w:t>
      </w:r>
    </w:p>
    <w:p w14:paraId="34B05FB4" w14:textId="77777777" w:rsidR="00683746" w:rsidRPr="003A2C40" w:rsidRDefault="00683746" w:rsidP="007946AA"/>
    <w:p w14:paraId="77D17A68" w14:textId="77777777" w:rsidR="007946AA" w:rsidRDefault="007946AA" w:rsidP="007946AA">
      <w:pPr>
        <w:rPr>
          <w:b/>
          <w:bCs/>
        </w:rPr>
      </w:pPr>
      <w:r w:rsidRPr="003A2C40">
        <w:rPr>
          <w:b/>
          <w:bCs/>
        </w:rPr>
        <w:t>1. Source Layer</w:t>
      </w:r>
    </w:p>
    <w:p w14:paraId="1C0B055C" w14:textId="77777777" w:rsidR="00683746" w:rsidRPr="003A2C40" w:rsidRDefault="00683746" w:rsidP="007946AA">
      <w:pPr>
        <w:rPr>
          <w:b/>
          <w:bCs/>
        </w:rPr>
      </w:pPr>
    </w:p>
    <w:p w14:paraId="3A51E477" w14:textId="77777777" w:rsidR="007946AA" w:rsidRPr="003A2C40" w:rsidRDefault="007946AA" w:rsidP="004E4D80">
      <w:pPr>
        <w:numPr>
          <w:ilvl w:val="0"/>
          <w:numId w:val="33"/>
        </w:numPr>
        <w:spacing w:after="160" w:line="259" w:lineRule="auto"/>
      </w:pPr>
      <w:r w:rsidRPr="003A2C40">
        <w:rPr>
          <w:b/>
          <w:bCs/>
        </w:rPr>
        <w:t>SQL Database (Azure-hosted)</w:t>
      </w:r>
      <w:r w:rsidRPr="003A2C40">
        <w:t>: Structured data source.</w:t>
      </w:r>
    </w:p>
    <w:p w14:paraId="72B671D5" w14:textId="77777777" w:rsidR="007946AA" w:rsidRPr="003A2C40" w:rsidRDefault="007946AA" w:rsidP="004E4D80">
      <w:pPr>
        <w:numPr>
          <w:ilvl w:val="0"/>
          <w:numId w:val="33"/>
        </w:numPr>
        <w:spacing w:after="160" w:line="259" w:lineRule="auto"/>
      </w:pPr>
      <w:r w:rsidRPr="003A2C40">
        <w:rPr>
          <w:b/>
          <w:bCs/>
        </w:rPr>
        <w:t>Amazon S3</w:t>
      </w:r>
      <w:r w:rsidRPr="003A2C40">
        <w:t>: Storage for flat-file inputs (CSV).</w:t>
      </w:r>
    </w:p>
    <w:p w14:paraId="5C39F8F4" w14:textId="77777777" w:rsidR="007946AA" w:rsidRDefault="007946AA" w:rsidP="007946AA">
      <w:pPr>
        <w:rPr>
          <w:b/>
          <w:bCs/>
        </w:rPr>
      </w:pPr>
      <w:r w:rsidRPr="003A2C40">
        <w:rPr>
          <w:b/>
          <w:bCs/>
        </w:rPr>
        <w:t>2. Processing Layer (AWS Glue + Apache Airflow)</w:t>
      </w:r>
    </w:p>
    <w:p w14:paraId="46A20A4D" w14:textId="77777777" w:rsidR="00683746" w:rsidRPr="003A2C40" w:rsidRDefault="00683746" w:rsidP="007946AA">
      <w:pPr>
        <w:rPr>
          <w:b/>
          <w:bCs/>
        </w:rPr>
      </w:pPr>
    </w:p>
    <w:p w14:paraId="37109D28" w14:textId="77777777" w:rsidR="007946AA" w:rsidRPr="003A2C40" w:rsidRDefault="007946AA" w:rsidP="004E4D80">
      <w:pPr>
        <w:numPr>
          <w:ilvl w:val="0"/>
          <w:numId w:val="34"/>
        </w:numPr>
        <w:spacing w:after="160" w:line="259" w:lineRule="auto"/>
      </w:pPr>
      <w:r w:rsidRPr="003A2C40">
        <w:rPr>
          <w:b/>
          <w:bCs/>
        </w:rPr>
        <w:t>AWS Airflow</w:t>
      </w:r>
      <w:r w:rsidRPr="003A2C40">
        <w:t>:</w:t>
      </w:r>
    </w:p>
    <w:p w14:paraId="1369CC52" w14:textId="77777777" w:rsidR="007946AA" w:rsidRPr="003A2C40" w:rsidRDefault="007946AA" w:rsidP="004E4D80">
      <w:pPr>
        <w:numPr>
          <w:ilvl w:val="1"/>
          <w:numId w:val="34"/>
        </w:numPr>
        <w:spacing w:after="160" w:line="259" w:lineRule="auto"/>
      </w:pPr>
      <w:r w:rsidRPr="003A2C40">
        <w:t>Manages scheduling, dependencies, and workflow orchestration.</w:t>
      </w:r>
    </w:p>
    <w:p w14:paraId="5CD00F86" w14:textId="77777777" w:rsidR="007946AA" w:rsidRPr="003A2C40" w:rsidRDefault="007946AA" w:rsidP="004E4D80">
      <w:pPr>
        <w:numPr>
          <w:ilvl w:val="1"/>
          <w:numId w:val="34"/>
        </w:numPr>
        <w:spacing w:after="160" w:line="259" w:lineRule="auto"/>
      </w:pPr>
      <w:r w:rsidRPr="003A2C40">
        <w:t>Sends alerts on workflow failures.</w:t>
      </w:r>
    </w:p>
    <w:p w14:paraId="34F06830" w14:textId="77777777" w:rsidR="007946AA" w:rsidRPr="003A2C40" w:rsidRDefault="007946AA" w:rsidP="004E4D80">
      <w:pPr>
        <w:numPr>
          <w:ilvl w:val="0"/>
          <w:numId w:val="34"/>
        </w:numPr>
        <w:spacing w:after="160" w:line="259" w:lineRule="auto"/>
      </w:pPr>
      <w:r w:rsidRPr="003A2C40">
        <w:rPr>
          <w:b/>
          <w:bCs/>
        </w:rPr>
        <w:t>AWS Glue (PySpark)</w:t>
      </w:r>
      <w:r w:rsidRPr="003A2C40">
        <w:t>:</w:t>
      </w:r>
    </w:p>
    <w:p w14:paraId="05D9D17B" w14:textId="77777777" w:rsidR="007946AA" w:rsidRPr="003A2C40" w:rsidRDefault="007946AA" w:rsidP="004E4D80">
      <w:pPr>
        <w:numPr>
          <w:ilvl w:val="1"/>
          <w:numId w:val="34"/>
        </w:numPr>
        <w:spacing w:after="160" w:line="259" w:lineRule="auto"/>
      </w:pPr>
      <w:r w:rsidRPr="003A2C40">
        <w:t>Executes data transformation and loads processed data.</w:t>
      </w:r>
    </w:p>
    <w:p w14:paraId="10461F92" w14:textId="77777777" w:rsidR="007946AA" w:rsidRPr="003A2C40" w:rsidRDefault="007946AA" w:rsidP="004E4D80">
      <w:pPr>
        <w:numPr>
          <w:ilvl w:val="1"/>
          <w:numId w:val="34"/>
        </w:numPr>
        <w:spacing w:after="160" w:line="259" w:lineRule="auto"/>
      </w:pPr>
      <w:r w:rsidRPr="003A2C40">
        <w:t>Serverless, auto-scalable ETL jobs.</w:t>
      </w:r>
    </w:p>
    <w:p w14:paraId="6D35ED3E" w14:textId="77777777" w:rsidR="007946AA" w:rsidRPr="003A2C40" w:rsidRDefault="007946AA" w:rsidP="007946AA">
      <w:pPr>
        <w:rPr>
          <w:b/>
          <w:bCs/>
        </w:rPr>
      </w:pPr>
      <w:r w:rsidRPr="003A2C40">
        <w:rPr>
          <w:b/>
          <w:bCs/>
        </w:rPr>
        <w:t>3. Target Layer</w:t>
      </w:r>
    </w:p>
    <w:p w14:paraId="48DB4F1F" w14:textId="77777777" w:rsidR="007946AA" w:rsidRPr="003A2C40" w:rsidRDefault="007946AA" w:rsidP="004E4D80">
      <w:pPr>
        <w:numPr>
          <w:ilvl w:val="0"/>
          <w:numId w:val="35"/>
        </w:numPr>
        <w:spacing w:after="160" w:line="259" w:lineRule="auto"/>
      </w:pPr>
      <w:r>
        <w:rPr>
          <w:b/>
          <w:bCs/>
        </w:rPr>
        <w:t xml:space="preserve">MS </w:t>
      </w:r>
      <w:r w:rsidRPr="003A2C40">
        <w:rPr>
          <w:b/>
          <w:bCs/>
        </w:rPr>
        <w:t>SQL Database (Azure-hosted</w:t>
      </w:r>
      <w:r>
        <w:rPr>
          <w:b/>
          <w:bCs/>
        </w:rPr>
        <w:t xml:space="preserve"> or on frame </w:t>
      </w:r>
      <w:r w:rsidRPr="003A2C40">
        <w:rPr>
          <w:b/>
          <w:bCs/>
        </w:rPr>
        <w:t>)</w:t>
      </w:r>
      <w:r w:rsidRPr="003A2C40">
        <w:t>: Receives processed data for analytics.</w:t>
      </w:r>
    </w:p>
    <w:p w14:paraId="20772BCF" w14:textId="77777777" w:rsidR="007946AA" w:rsidRPr="003A2C40" w:rsidRDefault="007946AA" w:rsidP="007946AA">
      <w:pPr>
        <w:rPr>
          <w:b/>
          <w:bCs/>
        </w:rPr>
      </w:pPr>
      <w:r w:rsidRPr="003A2C40">
        <w:rPr>
          <w:b/>
          <w:bCs/>
        </w:rPr>
        <w:t>4. Metadata Layer</w:t>
      </w:r>
    </w:p>
    <w:p w14:paraId="16D86BFC" w14:textId="77777777" w:rsidR="007946AA" w:rsidRPr="003A2C40" w:rsidRDefault="007946AA" w:rsidP="004E4D80">
      <w:pPr>
        <w:numPr>
          <w:ilvl w:val="0"/>
          <w:numId w:val="36"/>
        </w:numPr>
        <w:spacing w:after="160" w:line="259" w:lineRule="auto"/>
      </w:pPr>
      <w:r w:rsidRPr="003A2C40">
        <w:t>Tracks job executions, dependencies, and data lineage.</w:t>
      </w:r>
    </w:p>
    <w:p w14:paraId="07B3567A" w14:textId="77777777" w:rsidR="007946AA" w:rsidRPr="003A2C40" w:rsidRDefault="007946AA" w:rsidP="004E4D80">
      <w:pPr>
        <w:numPr>
          <w:ilvl w:val="0"/>
          <w:numId w:val="36"/>
        </w:numPr>
        <w:spacing w:after="160" w:line="259" w:lineRule="auto"/>
      </w:pPr>
      <w:r w:rsidRPr="003A2C40">
        <w:t>Supports operational monitoring and troubleshooting.</w:t>
      </w:r>
    </w:p>
    <w:p w14:paraId="06093514" w14:textId="77777777" w:rsidR="007946AA" w:rsidRPr="003A2C40" w:rsidRDefault="007946AA" w:rsidP="007946AA">
      <w:pPr>
        <w:rPr>
          <w:b/>
          <w:bCs/>
        </w:rPr>
      </w:pPr>
      <w:r w:rsidRPr="003A2C40">
        <w:rPr>
          <w:b/>
          <w:bCs/>
        </w:rPr>
        <w:t>5. Logging Layer</w:t>
      </w:r>
    </w:p>
    <w:p w14:paraId="2A4600EE" w14:textId="77777777" w:rsidR="007946AA" w:rsidRPr="003A2C40" w:rsidRDefault="007946AA" w:rsidP="004E4D80">
      <w:pPr>
        <w:numPr>
          <w:ilvl w:val="0"/>
          <w:numId w:val="37"/>
        </w:numPr>
        <w:spacing w:after="160" w:line="259" w:lineRule="auto"/>
      </w:pPr>
      <w:r w:rsidRPr="003A2C40">
        <w:rPr>
          <w:b/>
          <w:bCs/>
        </w:rPr>
        <w:t>AWS CloudWatch</w:t>
      </w:r>
      <w:r w:rsidRPr="003A2C40">
        <w:t>: Real-time monitoring and alerts.</w:t>
      </w:r>
    </w:p>
    <w:p w14:paraId="5A9E7AEF" w14:textId="77777777" w:rsidR="007946AA" w:rsidRPr="003A2C40" w:rsidRDefault="007946AA" w:rsidP="004E4D80">
      <w:pPr>
        <w:numPr>
          <w:ilvl w:val="0"/>
          <w:numId w:val="37"/>
        </w:numPr>
        <w:spacing w:after="160" w:line="259" w:lineRule="auto"/>
      </w:pPr>
      <w:r w:rsidRPr="003A2C40">
        <w:rPr>
          <w:b/>
          <w:bCs/>
        </w:rPr>
        <w:t>Amazon S3</w:t>
      </w:r>
      <w:r w:rsidRPr="003A2C40">
        <w:t>: Archival of historical logs.</w:t>
      </w:r>
    </w:p>
    <w:p w14:paraId="0CDEFFD0" w14:textId="77777777" w:rsidR="007946AA" w:rsidRPr="003A2C40" w:rsidRDefault="007946AA" w:rsidP="007946AA">
      <w:pPr>
        <w:rPr>
          <w:b/>
          <w:bCs/>
        </w:rPr>
      </w:pPr>
      <w:r w:rsidRPr="003A2C40">
        <w:rPr>
          <w:b/>
          <w:bCs/>
        </w:rPr>
        <w:lastRenderedPageBreak/>
        <w:t>6. Manual Testing</w:t>
      </w:r>
    </w:p>
    <w:p w14:paraId="620891FF" w14:textId="77777777" w:rsidR="007946AA" w:rsidRPr="003A2C40" w:rsidRDefault="007946AA" w:rsidP="004E4D80">
      <w:pPr>
        <w:numPr>
          <w:ilvl w:val="0"/>
          <w:numId w:val="38"/>
        </w:numPr>
        <w:spacing w:after="160" w:line="259" w:lineRule="auto"/>
      </w:pPr>
      <w:r w:rsidRPr="003A2C40">
        <w:t>Periodic manual validation for quality assurance.</w:t>
      </w:r>
    </w:p>
    <w:p w14:paraId="7DD5CFC1" w14:textId="06F2BD49" w:rsidR="007946AA" w:rsidRPr="003A2C40" w:rsidRDefault="007946AA" w:rsidP="007946AA"/>
    <w:p w14:paraId="0E902371" w14:textId="77777777" w:rsidR="007946AA" w:rsidRPr="003A2C40" w:rsidRDefault="007946AA" w:rsidP="007946AA">
      <w:pPr>
        <w:rPr>
          <w:b/>
          <w:bCs/>
        </w:rPr>
      </w:pPr>
      <w:r w:rsidRPr="003A2C40">
        <w:rPr>
          <w:b/>
          <w:bCs/>
        </w:rPr>
        <w:t>Typical Workflow</w:t>
      </w:r>
    </w:p>
    <w:p w14:paraId="4AAC5122" w14:textId="77777777" w:rsidR="007946AA" w:rsidRPr="003A2C40" w:rsidRDefault="007946AA" w:rsidP="004E4D80">
      <w:pPr>
        <w:numPr>
          <w:ilvl w:val="0"/>
          <w:numId w:val="39"/>
        </w:numPr>
        <w:spacing w:after="160" w:line="259" w:lineRule="auto"/>
      </w:pPr>
      <w:r w:rsidRPr="003A2C40">
        <w:t>Airflow initiates Glue jobs.</w:t>
      </w:r>
    </w:p>
    <w:p w14:paraId="4FB17033" w14:textId="77777777" w:rsidR="007946AA" w:rsidRPr="003A2C40" w:rsidRDefault="007946AA" w:rsidP="004E4D80">
      <w:pPr>
        <w:numPr>
          <w:ilvl w:val="0"/>
          <w:numId w:val="39"/>
        </w:numPr>
        <w:spacing w:after="160" w:line="259" w:lineRule="auto"/>
      </w:pPr>
      <w:r w:rsidRPr="003A2C40">
        <w:t>Glue extracts data from sources.</w:t>
      </w:r>
    </w:p>
    <w:p w14:paraId="652A2F1D" w14:textId="77777777" w:rsidR="007946AA" w:rsidRPr="003A2C40" w:rsidRDefault="007946AA" w:rsidP="004E4D80">
      <w:pPr>
        <w:numPr>
          <w:ilvl w:val="0"/>
          <w:numId w:val="39"/>
        </w:numPr>
        <w:spacing w:after="160" w:line="259" w:lineRule="auto"/>
      </w:pPr>
      <w:r w:rsidRPr="003A2C40">
        <w:t>Glue transforms and loads data to the target database.</w:t>
      </w:r>
    </w:p>
    <w:p w14:paraId="1E5E5C88" w14:textId="77777777" w:rsidR="007946AA" w:rsidRPr="003A2C40" w:rsidRDefault="007946AA" w:rsidP="004E4D80">
      <w:pPr>
        <w:numPr>
          <w:ilvl w:val="0"/>
          <w:numId w:val="39"/>
        </w:numPr>
        <w:spacing w:after="160" w:line="259" w:lineRule="auto"/>
      </w:pPr>
      <w:r w:rsidRPr="003A2C40">
        <w:t>Job metadata is recorded.</w:t>
      </w:r>
    </w:p>
    <w:p w14:paraId="25107D96" w14:textId="77777777" w:rsidR="007946AA" w:rsidRPr="003A2C40" w:rsidRDefault="007946AA" w:rsidP="004E4D80">
      <w:pPr>
        <w:numPr>
          <w:ilvl w:val="0"/>
          <w:numId w:val="39"/>
        </w:numPr>
        <w:spacing w:after="160" w:line="259" w:lineRule="auto"/>
      </w:pPr>
      <w:r w:rsidRPr="003A2C40">
        <w:t>Logs captured in CloudWatch, archived to S3.</w:t>
      </w:r>
    </w:p>
    <w:p w14:paraId="04AEB578" w14:textId="77777777" w:rsidR="007946AA" w:rsidRPr="003A2C40" w:rsidRDefault="007946AA" w:rsidP="004E4D80">
      <w:pPr>
        <w:numPr>
          <w:ilvl w:val="0"/>
          <w:numId w:val="39"/>
        </w:numPr>
        <w:spacing w:after="160" w:line="259" w:lineRule="auto"/>
      </w:pPr>
      <w:r w:rsidRPr="003A2C40">
        <w:t>Manual quality checks performed as needed.</w:t>
      </w:r>
    </w:p>
    <w:p w14:paraId="35588718" w14:textId="75779096" w:rsidR="007946AA" w:rsidRDefault="007946AA" w:rsidP="007946AA">
      <w:r>
        <w:br/>
      </w:r>
    </w:p>
    <w:p w14:paraId="465A6C7A" w14:textId="77777777" w:rsidR="00041F32" w:rsidRDefault="00041F32" w:rsidP="007946AA"/>
    <w:p w14:paraId="6B2DBDB9" w14:textId="72B21B74" w:rsidR="00041F32" w:rsidRDefault="00041F32" w:rsidP="00041F32">
      <w:r>
        <w:rPr>
          <w:b/>
          <w:bCs/>
        </w:rPr>
        <w:t xml:space="preserve">2.2 Approach 1: </w:t>
      </w:r>
      <w:r w:rsidRPr="00D84EF9">
        <w:rPr>
          <w:b/>
          <w:bCs/>
        </w:rPr>
        <w:t>AWS Glue + AutoSys</w:t>
      </w:r>
    </w:p>
    <w:p w14:paraId="27CFD511" w14:textId="77777777" w:rsidR="00041F32" w:rsidRDefault="00041F32" w:rsidP="007946AA"/>
    <w:p w14:paraId="5651BE59" w14:textId="77777777" w:rsidR="007946AA" w:rsidRDefault="007946AA" w:rsidP="007946AA"/>
    <w:p w14:paraId="19003786" w14:textId="77777777" w:rsidR="007946AA" w:rsidRDefault="007946AA" w:rsidP="007946AA">
      <w:r w:rsidRPr="00907FCD">
        <w:rPr>
          <w:noProof/>
        </w:rPr>
        <w:drawing>
          <wp:inline distT="0" distB="0" distL="0" distR="0" wp14:anchorId="55A8EC36" wp14:editId="4C7AC92E">
            <wp:extent cx="5598235" cy="4662333"/>
            <wp:effectExtent l="0" t="0" r="2540" b="5080"/>
            <wp:docPr id="1355150672"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50672" name="Picture 1" descr="A diagram of a computer"/>
                    <pic:cNvPicPr/>
                  </pic:nvPicPr>
                  <pic:blipFill>
                    <a:blip r:embed="rId58"/>
                    <a:stretch>
                      <a:fillRect/>
                    </a:stretch>
                  </pic:blipFill>
                  <pic:spPr>
                    <a:xfrm>
                      <a:off x="0" y="0"/>
                      <a:ext cx="5666203" cy="4718938"/>
                    </a:xfrm>
                    <a:prstGeom prst="rect">
                      <a:avLst/>
                    </a:prstGeom>
                  </pic:spPr>
                </pic:pic>
              </a:graphicData>
            </a:graphic>
          </wp:inline>
        </w:drawing>
      </w:r>
    </w:p>
    <w:p w14:paraId="385EC554" w14:textId="77777777" w:rsidR="007946AA" w:rsidRPr="0086766D" w:rsidRDefault="007946AA" w:rsidP="007946AA">
      <w:pPr>
        <w:rPr>
          <w:b/>
          <w:bCs/>
        </w:rPr>
      </w:pPr>
      <w:r>
        <w:br/>
      </w:r>
      <w:r w:rsidRPr="0086766D">
        <w:rPr>
          <w:b/>
          <w:bCs/>
        </w:rPr>
        <w:t>AWS Glue and AutoSys ETL Job Orchestration</w:t>
      </w:r>
    </w:p>
    <w:p w14:paraId="26C50374" w14:textId="77777777" w:rsidR="007946AA" w:rsidRPr="0086766D" w:rsidRDefault="007946AA" w:rsidP="007946AA">
      <w:r w:rsidRPr="0086766D">
        <w:lastRenderedPageBreak/>
        <w:t>This architecture illustrates how converted Informatica workflows (now PySpark ETL jobs) can be orchestrated using AWS Glue for processing, while leveraging the existing on-premises AutoSys scheduler for job scheduling. It represents a hybrid architecture effectively bridging cloud-native and on-premises systems.</w:t>
      </w:r>
    </w:p>
    <w:p w14:paraId="6F224E1B" w14:textId="2954577D" w:rsidR="007946AA" w:rsidRPr="0086766D" w:rsidRDefault="007946AA" w:rsidP="007946AA"/>
    <w:p w14:paraId="121B6144" w14:textId="77777777" w:rsidR="007946AA" w:rsidRPr="0086766D" w:rsidRDefault="007946AA" w:rsidP="007946AA">
      <w:pPr>
        <w:rPr>
          <w:b/>
          <w:bCs/>
        </w:rPr>
      </w:pPr>
      <w:r w:rsidRPr="0086766D">
        <w:rPr>
          <w:b/>
          <w:bCs/>
        </w:rPr>
        <w:t>Detailed Architecture Overview</w:t>
      </w:r>
    </w:p>
    <w:p w14:paraId="3F6F2021" w14:textId="77777777" w:rsidR="007946AA" w:rsidRPr="0086766D" w:rsidRDefault="007946AA" w:rsidP="007946AA">
      <w:r w:rsidRPr="0086766D">
        <w:t>The architecture consists of the following major components:</w:t>
      </w:r>
    </w:p>
    <w:p w14:paraId="25307532" w14:textId="77777777" w:rsidR="007946AA" w:rsidRPr="0086766D" w:rsidRDefault="007946AA" w:rsidP="007946AA">
      <w:pPr>
        <w:rPr>
          <w:b/>
          <w:bCs/>
        </w:rPr>
      </w:pPr>
      <w:r w:rsidRPr="0086766D">
        <w:rPr>
          <w:b/>
          <w:bCs/>
        </w:rPr>
        <w:t>1. Data Sources</w:t>
      </w:r>
    </w:p>
    <w:p w14:paraId="4F0CC585" w14:textId="77777777" w:rsidR="007946AA" w:rsidRPr="0086766D" w:rsidRDefault="007946AA" w:rsidP="004E4D80">
      <w:pPr>
        <w:numPr>
          <w:ilvl w:val="0"/>
          <w:numId w:val="40"/>
        </w:numPr>
        <w:spacing w:after="160" w:line="259" w:lineRule="auto"/>
      </w:pPr>
      <w:r w:rsidRPr="0086766D">
        <w:rPr>
          <w:b/>
          <w:bCs/>
        </w:rPr>
        <w:t>SQL Server (On-Premise)</w:t>
      </w:r>
      <w:r w:rsidRPr="0086766D">
        <w:t>:</w:t>
      </w:r>
    </w:p>
    <w:p w14:paraId="38026EA9" w14:textId="77777777" w:rsidR="007946AA" w:rsidRPr="0086766D" w:rsidRDefault="007946AA" w:rsidP="004E4D80">
      <w:pPr>
        <w:numPr>
          <w:ilvl w:val="1"/>
          <w:numId w:val="40"/>
        </w:numPr>
        <w:spacing w:after="160" w:line="259" w:lineRule="auto"/>
      </w:pPr>
      <w:r w:rsidRPr="0086766D">
        <w:t>Provides structured data inputs for the ETL process.</w:t>
      </w:r>
    </w:p>
    <w:p w14:paraId="505C2016" w14:textId="77777777" w:rsidR="007946AA" w:rsidRPr="0086766D" w:rsidRDefault="007946AA" w:rsidP="004E4D80">
      <w:pPr>
        <w:numPr>
          <w:ilvl w:val="0"/>
          <w:numId w:val="40"/>
        </w:numPr>
        <w:spacing w:after="160" w:line="259" w:lineRule="auto"/>
      </w:pPr>
      <w:r w:rsidRPr="0086766D">
        <w:rPr>
          <w:b/>
          <w:bCs/>
        </w:rPr>
        <w:t>Amazon S3 (CSV files)</w:t>
      </w:r>
      <w:r w:rsidRPr="0086766D">
        <w:t>:</w:t>
      </w:r>
    </w:p>
    <w:p w14:paraId="7947CBE6" w14:textId="77777777" w:rsidR="007946AA" w:rsidRPr="0086766D" w:rsidRDefault="007946AA" w:rsidP="004E4D80">
      <w:pPr>
        <w:numPr>
          <w:ilvl w:val="1"/>
          <w:numId w:val="40"/>
        </w:numPr>
        <w:spacing w:after="160" w:line="259" w:lineRule="auto"/>
      </w:pPr>
      <w:r w:rsidRPr="0086766D">
        <w:t>Serves as a storage source for flat-file data, accessible directly by AWS Glue.</w:t>
      </w:r>
    </w:p>
    <w:p w14:paraId="52662393" w14:textId="77777777" w:rsidR="007946AA" w:rsidRPr="0086766D" w:rsidRDefault="007946AA" w:rsidP="007946AA">
      <w:pPr>
        <w:rPr>
          <w:b/>
          <w:bCs/>
        </w:rPr>
      </w:pPr>
      <w:r w:rsidRPr="0086766D">
        <w:rPr>
          <w:b/>
          <w:bCs/>
        </w:rPr>
        <w:t>2. AWS Glue ETL Job</w:t>
      </w:r>
    </w:p>
    <w:p w14:paraId="336FA355" w14:textId="77777777" w:rsidR="007946AA" w:rsidRPr="0086766D" w:rsidRDefault="007946AA" w:rsidP="004E4D80">
      <w:pPr>
        <w:numPr>
          <w:ilvl w:val="0"/>
          <w:numId w:val="41"/>
        </w:numPr>
        <w:spacing w:after="160" w:line="259" w:lineRule="auto"/>
      </w:pPr>
      <w:r w:rsidRPr="0086766D">
        <w:t>Centralized ETL processing using PySpark scripts converted from original Informatica workflows.</w:t>
      </w:r>
    </w:p>
    <w:p w14:paraId="5CD9C10E" w14:textId="77777777" w:rsidR="007946AA" w:rsidRPr="0086766D" w:rsidRDefault="007946AA" w:rsidP="004E4D80">
      <w:pPr>
        <w:numPr>
          <w:ilvl w:val="0"/>
          <w:numId w:val="41"/>
        </w:numPr>
        <w:spacing w:after="160" w:line="259" w:lineRule="auto"/>
      </w:pPr>
      <w:r w:rsidRPr="0086766D">
        <w:t>Retrieves data from sources, performs transformations, enrichments, and loads processed data to the target.</w:t>
      </w:r>
    </w:p>
    <w:p w14:paraId="28D01360" w14:textId="77777777" w:rsidR="007946AA" w:rsidRPr="0086766D" w:rsidRDefault="007946AA" w:rsidP="004E4D80">
      <w:pPr>
        <w:numPr>
          <w:ilvl w:val="0"/>
          <w:numId w:val="41"/>
        </w:numPr>
        <w:spacing w:after="160" w:line="259" w:lineRule="auto"/>
      </w:pPr>
      <w:r w:rsidRPr="0086766D">
        <w:t>Leverages AWS Glue’s serverless infrastructure for scalability and cost efficiency.</w:t>
      </w:r>
    </w:p>
    <w:p w14:paraId="518402D2" w14:textId="77777777" w:rsidR="007946AA" w:rsidRPr="0086766D" w:rsidRDefault="007946AA" w:rsidP="007946AA">
      <w:pPr>
        <w:rPr>
          <w:b/>
          <w:bCs/>
        </w:rPr>
      </w:pPr>
      <w:r w:rsidRPr="0086766D">
        <w:rPr>
          <w:b/>
          <w:bCs/>
        </w:rPr>
        <w:t>3. Data Targets</w:t>
      </w:r>
    </w:p>
    <w:p w14:paraId="506D0DED" w14:textId="77777777" w:rsidR="007946AA" w:rsidRPr="0086766D" w:rsidRDefault="007946AA" w:rsidP="004E4D80">
      <w:pPr>
        <w:numPr>
          <w:ilvl w:val="0"/>
          <w:numId w:val="42"/>
        </w:numPr>
        <w:spacing w:after="160" w:line="259" w:lineRule="auto"/>
      </w:pPr>
      <w:r w:rsidRPr="0086766D">
        <w:rPr>
          <w:b/>
          <w:bCs/>
        </w:rPr>
        <w:t>SQL Server Database</w:t>
      </w:r>
      <w:r w:rsidRPr="0086766D">
        <w:t>:</w:t>
      </w:r>
    </w:p>
    <w:p w14:paraId="02BC1C8F" w14:textId="77777777" w:rsidR="007946AA" w:rsidRPr="0086766D" w:rsidRDefault="007946AA" w:rsidP="004E4D80">
      <w:pPr>
        <w:numPr>
          <w:ilvl w:val="1"/>
          <w:numId w:val="42"/>
        </w:numPr>
        <w:spacing w:after="160" w:line="259" w:lineRule="auto"/>
      </w:pPr>
      <w:r w:rsidRPr="0086766D">
        <w:t>Acts as the final destination for the transformed and cleansed data.</w:t>
      </w:r>
    </w:p>
    <w:p w14:paraId="05A05D2A" w14:textId="77777777" w:rsidR="007946AA" w:rsidRPr="0086766D" w:rsidRDefault="007946AA" w:rsidP="004E4D80">
      <w:pPr>
        <w:numPr>
          <w:ilvl w:val="1"/>
          <w:numId w:val="42"/>
        </w:numPr>
        <w:spacing w:after="160" w:line="259" w:lineRule="auto"/>
      </w:pPr>
      <w:r w:rsidRPr="0086766D">
        <w:t>Supports analytical queries, reporting, or downstream business applications.</w:t>
      </w:r>
    </w:p>
    <w:p w14:paraId="7422C51C" w14:textId="77777777" w:rsidR="007946AA" w:rsidRPr="0086766D" w:rsidRDefault="007946AA" w:rsidP="007946AA">
      <w:pPr>
        <w:rPr>
          <w:b/>
          <w:bCs/>
        </w:rPr>
      </w:pPr>
      <w:r w:rsidRPr="0086766D">
        <w:rPr>
          <w:b/>
          <w:bCs/>
        </w:rPr>
        <w:t>4. Security Layer</w:t>
      </w:r>
    </w:p>
    <w:p w14:paraId="74F0C47C" w14:textId="77777777" w:rsidR="007946AA" w:rsidRPr="0086766D" w:rsidRDefault="007946AA" w:rsidP="004E4D80">
      <w:pPr>
        <w:numPr>
          <w:ilvl w:val="0"/>
          <w:numId w:val="43"/>
        </w:numPr>
        <w:spacing w:after="160" w:line="259" w:lineRule="auto"/>
      </w:pPr>
      <w:r w:rsidRPr="0086766D">
        <w:rPr>
          <w:b/>
          <w:bCs/>
        </w:rPr>
        <w:t>AWS IAM Roles</w:t>
      </w:r>
      <w:r w:rsidRPr="0086766D">
        <w:t>:</w:t>
      </w:r>
    </w:p>
    <w:p w14:paraId="53AECDBE" w14:textId="77777777" w:rsidR="007946AA" w:rsidRPr="0086766D" w:rsidRDefault="007946AA" w:rsidP="004E4D80">
      <w:pPr>
        <w:numPr>
          <w:ilvl w:val="1"/>
          <w:numId w:val="43"/>
        </w:numPr>
        <w:spacing w:after="160" w:line="259" w:lineRule="auto"/>
      </w:pPr>
      <w:r w:rsidRPr="0086766D">
        <w:t>Securely grant AWS Glue necessary permissions to access resources (S3, SQL Server, Secrets Manager).</w:t>
      </w:r>
    </w:p>
    <w:p w14:paraId="7417E63C" w14:textId="77777777" w:rsidR="007946AA" w:rsidRPr="0086766D" w:rsidRDefault="007946AA" w:rsidP="004E4D80">
      <w:pPr>
        <w:numPr>
          <w:ilvl w:val="1"/>
          <w:numId w:val="43"/>
        </w:numPr>
        <w:spacing w:after="160" w:line="259" w:lineRule="auto"/>
      </w:pPr>
      <w:r w:rsidRPr="0086766D">
        <w:t>Ensure fine-grained access control and secure execution of ETL jobs.</w:t>
      </w:r>
    </w:p>
    <w:p w14:paraId="53E8816F" w14:textId="77777777" w:rsidR="007946AA" w:rsidRPr="0086766D" w:rsidRDefault="007946AA" w:rsidP="004E4D80">
      <w:pPr>
        <w:numPr>
          <w:ilvl w:val="0"/>
          <w:numId w:val="43"/>
        </w:numPr>
        <w:spacing w:after="160" w:line="259" w:lineRule="auto"/>
      </w:pPr>
      <w:r w:rsidRPr="0086766D">
        <w:rPr>
          <w:b/>
          <w:bCs/>
        </w:rPr>
        <w:t>AWS Secrets Manager (Helix Rotators)</w:t>
      </w:r>
      <w:r w:rsidRPr="0086766D">
        <w:t>:</w:t>
      </w:r>
    </w:p>
    <w:p w14:paraId="19BA600F" w14:textId="77777777" w:rsidR="007946AA" w:rsidRPr="0086766D" w:rsidRDefault="007946AA" w:rsidP="004E4D80">
      <w:pPr>
        <w:numPr>
          <w:ilvl w:val="1"/>
          <w:numId w:val="43"/>
        </w:numPr>
        <w:spacing w:after="160" w:line="259" w:lineRule="auto"/>
      </w:pPr>
      <w:r w:rsidRPr="0086766D">
        <w:t>Provides secure and managed storage of sensitive credentials required by Glue ETL jobs to access source and target systems.</w:t>
      </w:r>
    </w:p>
    <w:p w14:paraId="1E03E609" w14:textId="77777777" w:rsidR="007946AA" w:rsidRPr="0086766D" w:rsidRDefault="007946AA" w:rsidP="007946AA">
      <w:pPr>
        <w:rPr>
          <w:b/>
          <w:bCs/>
        </w:rPr>
      </w:pPr>
      <w:r w:rsidRPr="0086766D">
        <w:rPr>
          <w:b/>
          <w:bCs/>
        </w:rPr>
        <w:t>5. Job Scheduling &amp; Orchestration</w:t>
      </w:r>
    </w:p>
    <w:p w14:paraId="169C9ECB" w14:textId="77777777" w:rsidR="007946AA" w:rsidRPr="0086766D" w:rsidRDefault="007946AA" w:rsidP="004E4D80">
      <w:pPr>
        <w:numPr>
          <w:ilvl w:val="0"/>
          <w:numId w:val="44"/>
        </w:numPr>
        <w:spacing w:after="160" w:line="259" w:lineRule="auto"/>
      </w:pPr>
      <w:r w:rsidRPr="0086766D">
        <w:rPr>
          <w:b/>
          <w:bCs/>
        </w:rPr>
        <w:t>AutoSys Scheduler (On-Prem)</w:t>
      </w:r>
      <w:r w:rsidRPr="0086766D">
        <w:t>:</w:t>
      </w:r>
    </w:p>
    <w:p w14:paraId="11849C14" w14:textId="77777777" w:rsidR="007946AA" w:rsidRPr="0086766D" w:rsidRDefault="007946AA" w:rsidP="004E4D80">
      <w:pPr>
        <w:numPr>
          <w:ilvl w:val="1"/>
          <w:numId w:val="44"/>
        </w:numPr>
        <w:spacing w:after="160" w:line="259" w:lineRule="auto"/>
      </w:pPr>
      <w:r w:rsidRPr="0086766D">
        <w:t>Existing on-premises scheduler used to trigger AWS Glue jobs.</w:t>
      </w:r>
    </w:p>
    <w:p w14:paraId="276465F0" w14:textId="77777777" w:rsidR="007946AA" w:rsidRPr="0086766D" w:rsidRDefault="007946AA" w:rsidP="004E4D80">
      <w:pPr>
        <w:numPr>
          <w:ilvl w:val="1"/>
          <w:numId w:val="44"/>
        </w:numPr>
        <w:spacing w:after="160" w:line="259" w:lineRule="auto"/>
      </w:pPr>
      <w:r w:rsidRPr="0086766D">
        <w:t>Continues to schedule ETL workloads, ensuring minimal disruption to existing job orchestration practices.</w:t>
      </w:r>
    </w:p>
    <w:p w14:paraId="51A76447" w14:textId="77777777" w:rsidR="007946AA" w:rsidRPr="0086766D" w:rsidRDefault="007946AA" w:rsidP="004E4D80">
      <w:pPr>
        <w:numPr>
          <w:ilvl w:val="1"/>
          <w:numId w:val="44"/>
        </w:numPr>
        <w:spacing w:after="160" w:line="259" w:lineRule="auto"/>
      </w:pPr>
      <w:r w:rsidRPr="0086766D">
        <w:lastRenderedPageBreak/>
        <w:t>Allows a phased migration approach by maintaining familiar job scheduling processes.</w:t>
      </w:r>
    </w:p>
    <w:p w14:paraId="1DBEEB8F" w14:textId="77777777" w:rsidR="007946AA" w:rsidRPr="0086766D" w:rsidRDefault="007946AA" w:rsidP="007946AA">
      <w:pPr>
        <w:rPr>
          <w:b/>
          <w:bCs/>
        </w:rPr>
      </w:pPr>
      <w:r w:rsidRPr="0086766D">
        <w:rPr>
          <w:b/>
          <w:bCs/>
        </w:rPr>
        <w:t>6. Logging and Monitoring</w:t>
      </w:r>
    </w:p>
    <w:p w14:paraId="405F98C7" w14:textId="77777777" w:rsidR="007946AA" w:rsidRPr="0086766D" w:rsidRDefault="007946AA" w:rsidP="004E4D80">
      <w:pPr>
        <w:numPr>
          <w:ilvl w:val="0"/>
          <w:numId w:val="45"/>
        </w:numPr>
        <w:spacing w:after="160" w:line="259" w:lineRule="auto"/>
      </w:pPr>
      <w:r w:rsidRPr="0086766D">
        <w:rPr>
          <w:b/>
          <w:bCs/>
        </w:rPr>
        <w:t>Splunk Logger</w:t>
      </w:r>
      <w:r w:rsidRPr="0086766D">
        <w:t>:</w:t>
      </w:r>
    </w:p>
    <w:p w14:paraId="2E74DD3D" w14:textId="77777777" w:rsidR="007946AA" w:rsidRPr="0086766D" w:rsidRDefault="007946AA" w:rsidP="004E4D80">
      <w:pPr>
        <w:numPr>
          <w:ilvl w:val="1"/>
          <w:numId w:val="45"/>
        </w:numPr>
        <w:spacing w:after="160" w:line="259" w:lineRule="auto"/>
      </w:pPr>
      <w:r w:rsidRPr="0086766D">
        <w:t>Captures and logs job events, providing centralized logging and monitoring capability.</w:t>
      </w:r>
    </w:p>
    <w:p w14:paraId="545849EC" w14:textId="77777777" w:rsidR="007946AA" w:rsidRPr="0086766D" w:rsidRDefault="007946AA" w:rsidP="004E4D80">
      <w:pPr>
        <w:numPr>
          <w:ilvl w:val="1"/>
          <w:numId w:val="45"/>
        </w:numPr>
        <w:spacing w:after="160" w:line="259" w:lineRule="auto"/>
      </w:pPr>
      <w:r w:rsidRPr="0086766D">
        <w:t>Facilitates troubleshooting, auditing, and compliance reporting.</w:t>
      </w:r>
    </w:p>
    <w:p w14:paraId="5A18B7A0" w14:textId="77777777" w:rsidR="007946AA" w:rsidRPr="0086766D" w:rsidRDefault="007946AA" w:rsidP="004E4D80">
      <w:pPr>
        <w:numPr>
          <w:ilvl w:val="0"/>
          <w:numId w:val="45"/>
        </w:numPr>
        <w:spacing w:after="160" w:line="259" w:lineRule="auto"/>
      </w:pPr>
      <w:r w:rsidRPr="0086766D">
        <w:rPr>
          <w:b/>
          <w:bCs/>
        </w:rPr>
        <w:t>Galileo Job Metrics</w:t>
      </w:r>
      <w:r w:rsidRPr="0086766D">
        <w:t>:</w:t>
      </w:r>
    </w:p>
    <w:p w14:paraId="01496D9D" w14:textId="77777777" w:rsidR="007946AA" w:rsidRPr="0086766D" w:rsidRDefault="007946AA" w:rsidP="004E4D80">
      <w:pPr>
        <w:numPr>
          <w:ilvl w:val="1"/>
          <w:numId w:val="45"/>
        </w:numPr>
        <w:spacing w:after="160" w:line="259" w:lineRule="auto"/>
      </w:pPr>
      <w:r w:rsidRPr="0086766D">
        <w:t>Collects and analyzes job execution metrics, such as performance and operational efficiency data.</w:t>
      </w:r>
    </w:p>
    <w:p w14:paraId="78FED681" w14:textId="23AD1234" w:rsidR="007946AA" w:rsidRPr="0086766D" w:rsidRDefault="007946AA" w:rsidP="007946AA"/>
    <w:p w14:paraId="63781517" w14:textId="77777777" w:rsidR="007946AA" w:rsidRPr="0086766D" w:rsidRDefault="007946AA" w:rsidP="007946AA">
      <w:pPr>
        <w:rPr>
          <w:b/>
          <w:bCs/>
        </w:rPr>
      </w:pPr>
      <w:r w:rsidRPr="0086766D">
        <w:rPr>
          <w:b/>
          <w:bCs/>
        </w:rPr>
        <w:t>Typical Workflow Execution</w:t>
      </w:r>
    </w:p>
    <w:p w14:paraId="10CDECE6" w14:textId="77777777" w:rsidR="007946AA" w:rsidRPr="0086766D" w:rsidRDefault="007946AA" w:rsidP="004E4D80">
      <w:pPr>
        <w:numPr>
          <w:ilvl w:val="0"/>
          <w:numId w:val="46"/>
        </w:numPr>
        <w:spacing w:after="160" w:line="259" w:lineRule="auto"/>
      </w:pPr>
      <w:r w:rsidRPr="0086766D">
        <w:rPr>
          <w:b/>
          <w:bCs/>
        </w:rPr>
        <w:t>AutoSys (On-Prem)</w:t>
      </w:r>
      <w:r w:rsidRPr="0086766D">
        <w:t xml:space="preserve"> schedules and triggers the AWS Glue job.</w:t>
      </w:r>
    </w:p>
    <w:p w14:paraId="4705E95A" w14:textId="77777777" w:rsidR="007946AA" w:rsidRPr="0086766D" w:rsidRDefault="007946AA" w:rsidP="004E4D80">
      <w:pPr>
        <w:numPr>
          <w:ilvl w:val="0"/>
          <w:numId w:val="46"/>
        </w:numPr>
        <w:spacing w:after="160" w:line="259" w:lineRule="auto"/>
      </w:pPr>
      <w:r w:rsidRPr="0086766D">
        <w:rPr>
          <w:b/>
          <w:bCs/>
        </w:rPr>
        <w:t>AWS Glue ETL Job</w:t>
      </w:r>
      <w:r w:rsidRPr="0086766D">
        <w:t xml:space="preserve"> begins execution, authorized via an </w:t>
      </w:r>
      <w:r w:rsidRPr="0086766D">
        <w:rPr>
          <w:b/>
          <w:bCs/>
        </w:rPr>
        <w:t>IAM role</w:t>
      </w:r>
      <w:r w:rsidRPr="0086766D">
        <w:t xml:space="preserve"> for secure access.</w:t>
      </w:r>
    </w:p>
    <w:p w14:paraId="48D60B92" w14:textId="77777777" w:rsidR="007946AA" w:rsidRPr="0086766D" w:rsidRDefault="007946AA" w:rsidP="004E4D80">
      <w:pPr>
        <w:numPr>
          <w:ilvl w:val="0"/>
          <w:numId w:val="46"/>
        </w:numPr>
        <w:spacing w:after="160" w:line="259" w:lineRule="auto"/>
      </w:pPr>
      <w:r w:rsidRPr="0086766D">
        <w:t xml:space="preserve">Glue retrieves source data from </w:t>
      </w:r>
      <w:r w:rsidRPr="0086766D">
        <w:rPr>
          <w:b/>
          <w:bCs/>
        </w:rPr>
        <w:t>S3</w:t>
      </w:r>
      <w:r w:rsidRPr="0086766D">
        <w:t xml:space="preserve"> and </w:t>
      </w:r>
      <w:r w:rsidRPr="0086766D">
        <w:rPr>
          <w:b/>
          <w:bCs/>
        </w:rPr>
        <w:t>SQL Server</w:t>
      </w:r>
      <w:r w:rsidRPr="0086766D">
        <w:t xml:space="preserve"> databases.</w:t>
      </w:r>
    </w:p>
    <w:p w14:paraId="5686ACC4" w14:textId="77777777" w:rsidR="007946AA" w:rsidRPr="0086766D" w:rsidRDefault="007946AA" w:rsidP="004E4D80">
      <w:pPr>
        <w:numPr>
          <w:ilvl w:val="0"/>
          <w:numId w:val="46"/>
        </w:numPr>
        <w:spacing w:after="160" w:line="259" w:lineRule="auto"/>
      </w:pPr>
      <w:r w:rsidRPr="0086766D">
        <w:t xml:space="preserve">Glue retrieves credentials securely from </w:t>
      </w:r>
      <w:r w:rsidRPr="0086766D">
        <w:rPr>
          <w:b/>
          <w:bCs/>
        </w:rPr>
        <w:t>AWS Secrets Manager</w:t>
      </w:r>
      <w:r w:rsidRPr="0086766D">
        <w:t>.</w:t>
      </w:r>
    </w:p>
    <w:p w14:paraId="079EB50C" w14:textId="77777777" w:rsidR="007946AA" w:rsidRPr="0086766D" w:rsidRDefault="007946AA" w:rsidP="004E4D80">
      <w:pPr>
        <w:numPr>
          <w:ilvl w:val="0"/>
          <w:numId w:val="46"/>
        </w:numPr>
        <w:spacing w:after="160" w:line="259" w:lineRule="auto"/>
      </w:pPr>
      <w:r w:rsidRPr="0086766D">
        <w:t xml:space="preserve">Glue performs transformations and writes processed data to the target </w:t>
      </w:r>
      <w:r w:rsidRPr="0086766D">
        <w:rPr>
          <w:b/>
          <w:bCs/>
        </w:rPr>
        <w:t>SQL Server</w:t>
      </w:r>
      <w:r w:rsidRPr="0086766D">
        <w:t>.</w:t>
      </w:r>
    </w:p>
    <w:p w14:paraId="2FD52B40" w14:textId="7DBB87BC" w:rsidR="007946AA" w:rsidRPr="00D137B7" w:rsidRDefault="007946AA" w:rsidP="004E4D80">
      <w:pPr>
        <w:numPr>
          <w:ilvl w:val="0"/>
          <w:numId w:val="46"/>
        </w:numPr>
        <w:spacing w:after="160" w:line="259" w:lineRule="auto"/>
      </w:pPr>
      <w:r w:rsidRPr="0086766D">
        <w:t xml:space="preserve">Glue sends execution logs and metrics to </w:t>
      </w:r>
      <w:r w:rsidRPr="0086766D">
        <w:rPr>
          <w:b/>
          <w:bCs/>
        </w:rPr>
        <w:t>Splunk Logger</w:t>
      </w:r>
      <w:r w:rsidRPr="0086766D">
        <w:t xml:space="preserve"> and </w:t>
      </w:r>
      <w:r w:rsidRPr="0086766D">
        <w:rPr>
          <w:b/>
          <w:bCs/>
        </w:rPr>
        <w:t>Galileo</w:t>
      </w:r>
      <w:r w:rsidRPr="0086766D">
        <w:t xml:space="preserve"> for monitoring.</w:t>
      </w:r>
    </w:p>
    <w:p w14:paraId="1FE90334" w14:textId="77777777" w:rsidR="007946AA" w:rsidRPr="0086766D" w:rsidRDefault="007946AA" w:rsidP="007946AA">
      <w:pPr>
        <w:ind w:left="720"/>
      </w:pPr>
    </w:p>
    <w:p w14:paraId="492CAA45" w14:textId="77777777" w:rsidR="007946AA" w:rsidRDefault="007946AA" w:rsidP="007946AA"/>
    <w:p w14:paraId="518D04BD" w14:textId="77777777" w:rsidR="007946AA" w:rsidRDefault="007946AA" w:rsidP="007946AA"/>
    <w:p w14:paraId="29FBA12D" w14:textId="77777777" w:rsidR="007946AA" w:rsidRDefault="007946AA" w:rsidP="007946AA"/>
    <w:sectPr w:rsidR="007946AA" w:rsidSect="008752B6">
      <w:headerReference w:type="default" r:id="rId59"/>
      <w:footerReference w:type="even" r:id="rId60"/>
      <w:footerReference w:type="default" r:id="rId61"/>
      <w:headerReference w:type="first" r:id="rId62"/>
      <w:footerReference w:type="first" r:id="rId63"/>
      <w:pgSz w:w="11900" w:h="16840"/>
      <w:pgMar w:top="1440" w:right="985"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023360" w14:textId="77777777" w:rsidR="00E04FC4" w:rsidRDefault="00E04FC4" w:rsidP="008C1F02">
      <w:r>
        <w:separator/>
      </w:r>
    </w:p>
  </w:endnote>
  <w:endnote w:type="continuationSeparator" w:id="0">
    <w:p w14:paraId="32785396" w14:textId="77777777" w:rsidR="00E04FC4" w:rsidRDefault="00E04FC4" w:rsidP="008C1F02">
      <w:r>
        <w:continuationSeparator/>
      </w:r>
    </w:p>
  </w:endnote>
  <w:endnote w:type="continuationNotice" w:id="1">
    <w:p w14:paraId="145E8923" w14:textId="77777777" w:rsidR="004E4D80" w:rsidRDefault="004E4D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Frutiger LT Pro 55 Roman">
    <w:altName w:val="Calibri"/>
    <w:panose1 w:val="00000000000000000000"/>
    <w:charset w:val="00"/>
    <w:family w:val="swiss"/>
    <w:notTrueType/>
    <w:pitch w:val="variable"/>
    <w:sig w:usb0="800000AF" w:usb1="0000004A" w:usb2="00000000" w:usb3="00000000" w:csb0="0000009B" w:csb1="00000000"/>
  </w:font>
  <w:font w:name="Mangal (Body CS)">
    <w:altName w:val="Mangal"/>
    <w:charset w:val="00"/>
    <w:family w:val="roman"/>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DCD237" w14:textId="77777777" w:rsidR="003C03DC" w:rsidRDefault="003C03DC" w:rsidP="001655A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795A66" w14:textId="77777777" w:rsidR="003C03DC" w:rsidRDefault="003C03DC" w:rsidP="003C03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D7195" w14:textId="6A2F3316" w:rsidR="001D17B4" w:rsidRPr="003C1FE8" w:rsidRDefault="005A12C3" w:rsidP="001D17B4">
    <w:pPr>
      <w:tabs>
        <w:tab w:val="center" w:pos="0"/>
        <w:tab w:val="right" w:pos="8640"/>
      </w:tabs>
      <w:autoSpaceDE w:val="0"/>
      <w:autoSpaceDN w:val="0"/>
      <w:adjustRightInd w:val="0"/>
      <w:jc w:val="both"/>
      <w:rPr>
        <w:rFonts w:ascii="Calibri Light" w:hAnsi="Calibri Light" w:cs="Arial"/>
        <w:sz w:val="22"/>
        <w:szCs w:val="22"/>
      </w:rPr>
    </w:pPr>
    <w:r>
      <w:rPr>
        <w:noProof/>
        <w:lang w:val="en-US"/>
      </w:rPr>
      <w:drawing>
        <wp:anchor distT="0" distB="0" distL="114300" distR="114300" simplePos="0" relativeHeight="251658244" behindDoc="0" locked="0" layoutInCell="1" allowOverlap="1" wp14:anchorId="10249F2F" wp14:editId="67FB9A20">
          <wp:simplePos x="0" y="0"/>
          <wp:positionH relativeFrom="page">
            <wp:posOffset>-62230</wp:posOffset>
          </wp:positionH>
          <wp:positionV relativeFrom="paragraph">
            <wp:posOffset>129540</wp:posOffset>
          </wp:positionV>
          <wp:extent cx="687070" cy="629920"/>
          <wp:effectExtent l="0" t="9525" r="8255" b="8255"/>
          <wp:wrapThrough wrapText="bothSides">
            <wp:wrapPolygon edited="0">
              <wp:start x="21899" y="327"/>
              <wp:lineTo x="339" y="327"/>
              <wp:lineTo x="339" y="21230"/>
              <wp:lineTo x="938" y="21230"/>
              <wp:lineTo x="12317" y="19270"/>
              <wp:lineTo x="12317" y="6859"/>
              <wp:lineTo x="21899" y="6206"/>
              <wp:lineTo x="21899" y="2940"/>
              <wp:lineTo x="21899" y="327"/>
            </wp:wrapPolygon>
          </wp:wrapThrough>
          <wp:docPr id="1414590324" name="Picture 1414590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ners (2).png"/>
                  <pic:cNvPicPr/>
                </pic:nvPicPr>
                <pic:blipFill>
                  <a:blip r:embed="rId1">
                    <a:extLst>
                      <a:ext uri="{28A0092B-C50C-407E-A947-70E740481C1C}">
                        <a14:useLocalDpi xmlns:a14="http://schemas.microsoft.com/office/drawing/2010/main" val="0"/>
                      </a:ext>
                    </a:extLst>
                  </a:blip>
                  <a:stretch>
                    <a:fillRect/>
                  </a:stretch>
                </pic:blipFill>
                <pic:spPr>
                  <a:xfrm rot="16200000" flipH="1">
                    <a:off x="0" y="0"/>
                    <a:ext cx="687070" cy="629920"/>
                  </a:xfrm>
                  <a:prstGeom prst="rect">
                    <a:avLst/>
                  </a:prstGeom>
                </pic:spPr>
              </pic:pic>
            </a:graphicData>
          </a:graphic>
          <wp14:sizeRelH relativeFrom="page">
            <wp14:pctWidth>0</wp14:pctWidth>
          </wp14:sizeRelH>
          <wp14:sizeRelV relativeFrom="page">
            <wp14:pctHeight>0</wp14:pctHeight>
          </wp14:sizeRelV>
        </wp:anchor>
      </w:drawing>
    </w:r>
    <w:r w:rsidR="001D17B4">
      <w:rPr>
        <w:rFonts w:ascii="Calibri Light" w:hAnsi="Calibri Light" w:cs="Arial"/>
        <w:sz w:val="18"/>
        <w:szCs w:val="20"/>
      </w:rPr>
      <w:t>LTI</w:t>
    </w:r>
    <w:r w:rsidR="000D7FF2">
      <w:rPr>
        <w:rFonts w:ascii="Calibri Light" w:hAnsi="Calibri Light" w:cs="Arial"/>
        <w:sz w:val="18"/>
        <w:szCs w:val="20"/>
      </w:rPr>
      <w:t>MINDTREE</w:t>
    </w:r>
    <w:r w:rsidR="001D17B4" w:rsidRPr="003C1FE8">
      <w:rPr>
        <w:rFonts w:ascii="Calibri Light" w:hAnsi="Calibri Light" w:cs="Arial"/>
        <w:sz w:val="18"/>
        <w:szCs w:val="20"/>
      </w:rPr>
      <w:t xml:space="preserve"> Confidential </w:t>
    </w:r>
    <w:r w:rsidR="001D17B4" w:rsidRPr="003C1FE8">
      <w:rPr>
        <w:rFonts w:ascii="Calibri Light" w:hAnsi="Calibri Light" w:cs="Arial"/>
        <w:sz w:val="18"/>
        <w:szCs w:val="20"/>
      </w:rPr>
      <w:tab/>
      <w:t xml:space="preserve">Page </w:t>
    </w:r>
    <w:r w:rsidR="001D17B4" w:rsidRPr="003C1FE8">
      <w:rPr>
        <w:rFonts w:ascii="Calibri Light" w:hAnsi="Calibri Light" w:cs="Arial"/>
        <w:sz w:val="18"/>
        <w:szCs w:val="20"/>
      </w:rPr>
      <w:fldChar w:fldCharType="begin"/>
    </w:r>
    <w:r w:rsidR="001D17B4" w:rsidRPr="003C1FE8">
      <w:rPr>
        <w:rFonts w:ascii="Calibri Light" w:hAnsi="Calibri Light" w:cs="Arial"/>
        <w:sz w:val="18"/>
        <w:szCs w:val="20"/>
      </w:rPr>
      <w:instrText xml:space="preserve">page \* arabic </w:instrText>
    </w:r>
    <w:r w:rsidR="001D17B4" w:rsidRPr="003C1FE8">
      <w:rPr>
        <w:rFonts w:ascii="Calibri Light" w:hAnsi="Calibri Light" w:cs="Arial"/>
        <w:sz w:val="18"/>
        <w:szCs w:val="20"/>
      </w:rPr>
      <w:fldChar w:fldCharType="separate"/>
    </w:r>
    <w:r>
      <w:rPr>
        <w:rFonts w:ascii="Calibri Light" w:hAnsi="Calibri Light" w:cs="Arial"/>
        <w:noProof/>
        <w:sz w:val="18"/>
        <w:szCs w:val="20"/>
      </w:rPr>
      <w:t>3</w:t>
    </w:r>
    <w:r w:rsidR="001D17B4" w:rsidRPr="003C1FE8">
      <w:rPr>
        <w:rFonts w:ascii="Calibri Light" w:hAnsi="Calibri Light" w:cs="Arial"/>
        <w:sz w:val="18"/>
        <w:szCs w:val="20"/>
      </w:rPr>
      <w:fldChar w:fldCharType="end"/>
    </w:r>
    <w:r w:rsidR="001D17B4" w:rsidRPr="003C1FE8">
      <w:rPr>
        <w:rFonts w:ascii="Calibri Light" w:hAnsi="Calibri Light" w:cs="Arial"/>
        <w:sz w:val="18"/>
        <w:szCs w:val="20"/>
      </w:rPr>
      <w:t xml:space="preserve"> of </w:t>
    </w:r>
    <w:r w:rsidR="001D17B4" w:rsidRPr="003C1FE8">
      <w:rPr>
        <w:rFonts w:ascii="Calibri Light" w:hAnsi="Calibri Light" w:cs="Arial"/>
        <w:sz w:val="18"/>
        <w:szCs w:val="20"/>
      </w:rPr>
      <w:fldChar w:fldCharType="begin"/>
    </w:r>
    <w:r w:rsidR="001D17B4" w:rsidRPr="003C1FE8">
      <w:rPr>
        <w:rFonts w:ascii="Calibri Light" w:hAnsi="Calibri Light" w:cs="Arial"/>
        <w:sz w:val="18"/>
        <w:szCs w:val="20"/>
      </w:rPr>
      <w:instrText xml:space="preserve">page \* arabic </w:instrText>
    </w:r>
    <w:r w:rsidR="001D17B4" w:rsidRPr="003C1FE8">
      <w:rPr>
        <w:rFonts w:ascii="Calibri Light" w:hAnsi="Calibri Light" w:cs="Arial"/>
        <w:sz w:val="18"/>
        <w:szCs w:val="20"/>
      </w:rPr>
      <w:fldChar w:fldCharType="separate"/>
    </w:r>
    <w:r>
      <w:rPr>
        <w:rFonts w:ascii="Calibri Light" w:hAnsi="Calibri Light" w:cs="Arial"/>
        <w:noProof/>
        <w:sz w:val="18"/>
        <w:szCs w:val="20"/>
      </w:rPr>
      <w:t>3</w:t>
    </w:r>
    <w:r w:rsidR="001D17B4" w:rsidRPr="003C1FE8">
      <w:rPr>
        <w:rFonts w:ascii="Calibri Light" w:hAnsi="Calibri Light" w:cs="Arial"/>
        <w:sz w:val="18"/>
        <w:szCs w:val="20"/>
      </w:rPr>
      <w:fldChar w:fldCharType="end"/>
    </w:r>
  </w:p>
  <w:p w14:paraId="6B8B30C6" w14:textId="77777777" w:rsidR="008C1F02" w:rsidRPr="005D5C4A" w:rsidRDefault="005D5C4A" w:rsidP="003C03DC">
    <w:pPr>
      <w:pStyle w:val="Footer"/>
      <w:ind w:right="360"/>
    </w:pPr>
    <w:r>
      <w:rPr>
        <w:noProof/>
        <w:lang w:val="en-US"/>
      </w:rPr>
      <w:drawing>
        <wp:anchor distT="0" distB="0" distL="114300" distR="114300" simplePos="0" relativeHeight="251658241" behindDoc="0" locked="0" layoutInCell="1" allowOverlap="1" wp14:anchorId="3A54A57A" wp14:editId="5C5D09B8">
          <wp:simplePos x="0" y="0"/>
          <wp:positionH relativeFrom="column">
            <wp:posOffset>6016625</wp:posOffset>
          </wp:positionH>
          <wp:positionV relativeFrom="paragraph">
            <wp:posOffset>100330</wp:posOffset>
          </wp:positionV>
          <wp:extent cx="618490" cy="662305"/>
          <wp:effectExtent l="3492" t="0" r="0" b="0"/>
          <wp:wrapThrough wrapText="bothSides">
            <wp:wrapPolygon edited="0">
              <wp:start x="122" y="3490"/>
              <wp:lineTo x="14315" y="15087"/>
              <wp:lineTo x="15202" y="18400"/>
              <wp:lineTo x="18750" y="21714"/>
              <wp:lineTo x="18750" y="1004"/>
              <wp:lineTo x="122" y="1004"/>
              <wp:lineTo x="122" y="3490"/>
            </wp:wrapPolygon>
          </wp:wrapThrough>
          <wp:docPr id="438783766" name="Picture 438783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ners 1.png"/>
                  <pic:cNvPicPr/>
                </pic:nvPicPr>
                <pic:blipFill>
                  <a:blip r:embed="rId2">
                    <a:extLst>
                      <a:ext uri="{28A0092B-C50C-407E-A947-70E740481C1C}">
                        <a14:useLocalDpi xmlns:a14="http://schemas.microsoft.com/office/drawing/2010/main" val="0"/>
                      </a:ext>
                    </a:extLst>
                  </a:blip>
                  <a:stretch>
                    <a:fillRect/>
                  </a:stretch>
                </pic:blipFill>
                <pic:spPr>
                  <a:xfrm rot="5400000">
                    <a:off x="0" y="0"/>
                    <a:ext cx="618490" cy="66230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55"/>
      <w:gridCol w:w="3155"/>
      <w:gridCol w:w="3155"/>
    </w:tblGrid>
    <w:tr w:rsidR="56DFF941" w14:paraId="788EBD74" w14:textId="77777777" w:rsidTr="56DFF941">
      <w:trPr>
        <w:trHeight w:val="300"/>
      </w:trPr>
      <w:tc>
        <w:tcPr>
          <w:tcW w:w="3155" w:type="dxa"/>
        </w:tcPr>
        <w:p w14:paraId="35D920FC" w14:textId="64721852" w:rsidR="56DFF941" w:rsidRDefault="56DFF941" w:rsidP="56DFF941">
          <w:pPr>
            <w:pStyle w:val="Header"/>
            <w:ind w:left="-115"/>
          </w:pPr>
        </w:p>
      </w:tc>
      <w:tc>
        <w:tcPr>
          <w:tcW w:w="3155" w:type="dxa"/>
        </w:tcPr>
        <w:p w14:paraId="241DAB2C" w14:textId="5B046D55" w:rsidR="56DFF941" w:rsidRDefault="56DFF941" w:rsidP="56DFF941">
          <w:pPr>
            <w:pStyle w:val="Header"/>
            <w:jc w:val="center"/>
          </w:pPr>
        </w:p>
      </w:tc>
      <w:tc>
        <w:tcPr>
          <w:tcW w:w="3155" w:type="dxa"/>
        </w:tcPr>
        <w:p w14:paraId="4DF97E85" w14:textId="36668B60" w:rsidR="56DFF941" w:rsidRDefault="56DFF941" w:rsidP="56DFF941">
          <w:pPr>
            <w:pStyle w:val="Header"/>
            <w:ind w:right="-115"/>
            <w:jc w:val="right"/>
          </w:pPr>
        </w:p>
      </w:tc>
    </w:tr>
  </w:tbl>
  <w:p w14:paraId="7E8A4B49" w14:textId="2CDAD77D" w:rsidR="56DFF941" w:rsidRDefault="56DFF941" w:rsidP="56DFF9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68B5BC" w14:textId="77777777" w:rsidR="00E04FC4" w:rsidRDefault="00E04FC4" w:rsidP="008C1F02">
      <w:r>
        <w:separator/>
      </w:r>
    </w:p>
  </w:footnote>
  <w:footnote w:type="continuationSeparator" w:id="0">
    <w:p w14:paraId="1BE87015" w14:textId="77777777" w:rsidR="00E04FC4" w:rsidRDefault="00E04FC4" w:rsidP="008C1F02">
      <w:r>
        <w:continuationSeparator/>
      </w:r>
    </w:p>
  </w:footnote>
  <w:footnote w:type="continuationNotice" w:id="1">
    <w:p w14:paraId="5F3B56D7" w14:textId="77777777" w:rsidR="004E4D80" w:rsidRDefault="004E4D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23E6F" w14:textId="2063E0B3" w:rsidR="001D17B4" w:rsidRPr="00510919" w:rsidRDefault="00615B49" w:rsidP="00783CDA">
    <w:pPr>
      <w:pStyle w:val="Heading5"/>
      <w:numPr>
        <w:ilvl w:val="0"/>
        <w:numId w:val="0"/>
      </w:numPr>
      <w:spacing w:before="120"/>
      <w:rPr>
        <w:sz w:val="16"/>
        <w:szCs w:val="16"/>
      </w:rPr>
    </w:pPr>
    <w:r>
      <w:rPr>
        <w:rFonts w:asciiTheme="minorHAnsi" w:hAnsiTheme="minorHAnsi" w:cstheme="minorBidi"/>
        <w:noProof/>
      </w:rPr>
      <mc:AlternateContent>
        <mc:Choice Requires="wps">
          <w:drawing>
            <wp:anchor distT="0" distB="0" distL="114300" distR="114300" simplePos="0" relativeHeight="251658246" behindDoc="0" locked="0" layoutInCell="1" allowOverlap="1" wp14:anchorId="49F9DBD4" wp14:editId="3F85C07E">
              <wp:simplePos x="0" y="0"/>
              <wp:positionH relativeFrom="column">
                <wp:posOffset>97443</wp:posOffset>
              </wp:positionH>
              <wp:positionV relativeFrom="paragraph">
                <wp:posOffset>45547</wp:posOffset>
              </wp:positionV>
              <wp:extent cx="641350" cy="0"/>
              <wp:effectExtent l="19050" t="38100" r="82550" b="114300"/>
              <wp:wrapNone/>
              <wp:docPr id="906799044" name="Straight Connector 14"/>
              <wp:cNvGraphicFramePr/>
              <a:graphic xmlns:a="http://schemas.openxmlformats.org/drawingml/2006/main">
                <a:graphicData uri="http://schemas.microsoft.com/office/word/2010/wordprocessingShape">
                  <wps:wsp>
                    <wps:cNvCnPr/>
                    <wps:spPr>
                      <a:xfrm>
                        <a:off x="0" y="0"/>
                        <a:ext cx="641350" cy="0"/>
                      </a:xfrm>
                      <a:prstGeom prst="line">
                        <a:avLst/>
                      </a:prstGeom>
                      <a:ln>
                        <a:solidFill>
                          <a:schemeClr val="dk1">
                            <a:alpha val="28000"/>
                          </a:schemeClr>
                        </a:solidFill>
                        <a:headEnd type="none" w="med" len="med"/>
                        <a:tailEnd type="none" w="med" len="med"/>
                      </a:ln>
                      <a:effectLst>
                        <a:outerShdw blurRad="50800" dist="38100" dir="2700000" algn="tl" rotWithShape="0">
                          <a:prstClr val="black">
                            <a:alpha val="16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5E2B7F" id="Straight Connector 14"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3.6pt" to="58.1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" strokecolor="black [3200]" strokeweight=".5pt">
              <v:stroke opacity="18247f" joinstyle="miter"/>
              <v:shadow on="t" color="black" opacity="10485f" origin="-.5,-.5" offset=".74836mm,.74836mm"/>
            </v:line>
          </w:pict>
        </mc:Fallback>
      </mc:AlternateContent>
    </w:r>
    <w:r w:rsidRPr="00502FC7">
      <w:rPr>
        <w:rFonts w:asciiTheme="minorHAnsi" w:hAnsiTheme="minorHAnsi" w:cstheme="minorBidi"/>
        <w:noProof/>
      </w:rPr>
      <w:drawing>
        <wp:anchor distT="0" distB="0" distL="114300" distR="114300" simplePos="0" relativeHeight="251658245" behindDoc="0" locked="0" layoutInCell="1" allowOverlap="1" wp14:anchorId="74947CC5" wp14:editId="3C42CEE3">
          <wp:simplePos x="0" y="0"/>
          <wp:positionH relativeFrom="margin">
            <wp:posOffset>-74006</wp:posOffset>
          </wp:positionH>
          <wp:positionV relativeFrom="page">
            <wp:posOffset>323331</wp:posOffset>
          </wp:positionV>
          <wp:extent cx="775855" cy="148144"/>
          <wp:effectExtent l="0" t="0" r="5715" b="4445"/>
          <wp:wrapNone/>
          <wp:docPr id="1536990882" name="Picture 6"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08680" name="Picture 6" descr="A blue and black logo&#10;&#10;AI-generated content may be incorrec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75855" cy="1481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574F">
      <w:rPr>
        <w:noProof/>
      </w:rPr>
      <w:drawing>
        <wp:anchor distT="0" distB="0" distL="114300" distR="114300" simplePos="0" relativeHeight="251658240" behindDoc="0" locked="0" layoutInCell="1" allowOverlap="1" wp14:anchorId="2FDA469C" wp14:editId="3040367F">
          <wp:simplePos x="0" y="0"/>
          <wp:positionH relativeFrom="page">
            <wp:posOffset>-28575</wp:posOffset>
          </wp:positionH>
          <wp:positionV relativeFrom="paragraph">
            <wp:posOffset>-462915</wp:posOffset>
          </wp:positionV>
          <wp:extent cx="687600" cy="630000"/>
          <wp:effectExtent l="0" t="0" r="0" b="0"/>
          <wp:wrapThrough wrapText="bothSides">
            <wp:wrapPolygon edited="0">
              <wp:start x="0" y="0"/>
              <wp:lineTo x="0" y="20903"/>
              <wp:lineTo x="2396" y="20903"/>
              <wp:lineTo x="2994" y="20903"/>
              <wp:lineTo x="5989" y="11105"/>
              <wp:lineTo x="20961" y="1960"/>
              <wp:lineTo x="20961" y="0"/>
              <wp:lineTo x="0" y="0"/>
            </wp:wrapPolygon>
          </wp:wrapThrough>
          <wp:docPr id="1712954454" name="Picture 171295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ners (2).png"/>
                  <pic:cNvPicPr/>
                </pic:nvPicPr>
                <pic:blipFill>
                  <a:blip r:embed="rId2">
                    <a:extLst>
                      <a:ext uri="{28A0092B-C50C-407E-A947-70E740481C1C}">
                        <a14:useLocalDpi xmlns:a14="http://schemas.microsoft.com/office/drawing/2010/main" val="0"/>
                      </a:ext>
                    </a:extLst>
                  </a:blip>
                  <a:stretch>
                    <a:fillRect/>
                  </a:stretch>
                </pic:blipFill>
                <pic:spPr>
                  <a:xfrm flipH="1">
                    <a:off x="0" y="0"/>
                    <a:ext cx="687600" cy="630000"/>
                  </a:xfrm>
                  <a:prstGeom prst="rect">
                    <a:avLst/>
                  </a:prstGeom>
                </pic:spPr>
              </pic:pic>
            </a:graphicData>
          </a:graphic>
          <wp14:sizeRelH relativeFrom="page">
            <wp14:pctWidth>0</wp14:pctWidth>
          </wp14:sizeRelH>
          <wp14:sizeRelV relativeFrom="page">
            <wp14:pctHeight>0</wp14:pctHeight>
          </wp14:sizeRelV>
        </wp:anchor>
      </w:drawing>
    </w:r>
    <w:r w:rsidR="004E3972">
      <w:rPr>
        <w:lang w:val="en-IN"/>
      </w:rPr>
      <w:t xml:space="preserve">   </w:t>
    </w:r>
    <w:r w:rsidR="004E3972" w:rsidRPr="00510919">
      <w:rPr>
        <w:sz w:val="16"/>
        <w:szCs w:val="16"/>
        <w:lang w:val="en-IN"/>
      </w:rPr>
      <w:t>Let's Solve</w:t>
    </w:r>
  </w:p>
  <w:p w14:paraId="0371EBFD" w14:textId="77777777" w:rsidR="008C1F02" w:rsidRDefault="001D17B4" w:rsidP="001D17B4">
    <w:r>
      <w:rPr>
        <w:b/>
        <w:noProof/>
        <w:lang w:val="en-US"/>
      </w:rPr>
      <mc:AlternateContent>
        <mc:Choice Requires="wps">
          <w:drawing>
            <wp:anchor distT="0" distB="0" distL="114300" distR="114300" simplePos="0" relativeHeight="251658243" behindDoc="0" locked="0" layoutInCell="1" allowOverlap="1" wp14:anchorId="627874F1" wp14:editId="203406DE">
              <wp:simplePos x="0" y="0"/>
              <wp:positionH relativeFrom="column">
                <wp:posOffset>-76200</wp:posOffset>
              </wp:positionH>
              <wp:positionV relativeFrom="paragraph">
                <wp:posOffset>76200</wp:posOffset>
              </wp:positionV>
              <wp:extent cx="5648325" cy="0"/>
              <wp:effectExtent l="0" t="0" r="0" b="0"/>
              <wp:wrapNone/>
              <wp:docPr id="14"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8325" cy="0"/>
                      </a:xfrm>
                      <a:prstGeom prst="straightConnector1">
                        <a:avLst/>
                      </a:prstGeom>
                      <a:noFill/>
                      <a:ln w="19050">
                        <a:solidFill>
                          <a:schemeClr val="tx2">
                            <a:alpha val="18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A3854E" id="_x0000_t32" coordsize="21600,21600" o:spt="32" o:oned="t" path="m,l21600,21600e" filled="f">
              <v:path arrowok="t" fillok="f" o:connecttype="none"/>
              <o:lock v:ext="edit" shapetype="t"/>
            </v:shapetype>
            <v:shape id="AutoShape 27" o:spid="_x0000_s1026" type="#_x0000_t32" style="position:absolute;margin-left:-6pt;margin-top:6pt;width:444.75pt;height:0;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" strokecolor="#44546a [3215]" strokeweight="1.5pt">
              <v:stroke opacity="11822f"/>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55"/>
      <w:gridCol w:w="3155"/>
      <w:gridCol w:w="3155"/>
    </w:tblGrid>
    <w:tr w:rsidR="56DFF941" w14:paraId="5CF67E02" w14:textId="77777777" w:rsidTr="56DFF941">
      <w:trPr>
        <w:trHeight w:val="300"/>
      </w:trPr>
      <w:tc>
        <w:tcPr>
          <w:tcW w:w="3155" w:type="dxa"/>
        </w:tcPr>
        <w:p w14:paraId="0442E92E" w14:textId="3AABDEC4" w:rsidR="56DFF941" w:rsidRDefault="56DFF941" w:rsidP="56DFF941">
          <w:pPr>
            <w:pStyle w:val="Header"/>
            <w:ind w:left="-115"/>
          </w:pPr>
        </w:p>
      </w:tc>
      <w:tc>
        <w:tcPr>
          <w:tcW w:w="3155" w:type="dxa"/>
        </w:tcPr>
        <w:p w14:paraId="79C339AF" w14:textId="23E8AE9D" w:rsidR="56DFF941" w:rsidRDefault="56DFF941" w:rsidP="56DFF941">
          <w:pPr>
            <w:pStyle w:val="Header"/>
            <w:jc w:val="center"/>
          </w:pPr>
        </w:p>
      </w:tc>
      <w:tc>
        <w:tcPr>
          <w:tcW w:w="3155" w:type="dxa"/>
        </w:tcPr>
        <w:p w14:paraId="7D433EEB" w14:textId="58B1461E" w:rsidR="56DFF941" w:rsidRDefault="56DFF941" w:rsidP="56DFF941">
          <w:pPr>
            <w:pStyle w:val="Header"/>
            <w:ind w:right="-115"/>
            <w:jc w:val="right"/>
          </w:pPr>
        </w:p>
      </w:tc>
    </w:tr>
  </w:tbl>
  <w:p w14:paraId="299CCDDA" w14:textId="727D488C" w:rsidR="56DFF941" w:rsidRDefault="56DFF941" w:rsidP="56DFF9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A579F"/>
    <w:multiLevelType w:val="multilevel"/>
    <w:tmpl w:val="81B0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90775"/>
    <w:multiLevelType w:val="hybridMultilevel"/>
    <w:tmpl w:val="6BBC72F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9B3E79"/>
    <w:multiLevelType w:val="multilevel"/>
    <w:tmpl w:val="CA4A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F2ED7"/>
    <w:multiLevelType w:val="hybridMultilevel"/>
    <w:tmpl w:val="6F187EB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721164"/>
    <w:multiLevelType w:val="multilevel"/>
    <w:tmpl w:val="DE26D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434254"/>
    <w:multiLevelType w:val="multilevel"/>
    <w:tmpl w:val="99B4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A1455A"/>
    <w:multiLevelType w:val="multilevel"/>
    <w:tmpl w:val="B0AC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E6121A"/>
    <w:multiLevelType w:val="hybridMultilevel"/>
    <w:tmpl w:val="6BCA9726"/>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E0C1658"/>
    <w:multiLevelType w:val="multilevel"/>
    <w:tmpl w:val="D20CA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446F96"/>
    <w:multiLevelType w:val="multilevel"/>
    <w:tmpl w:val="2A7A0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6A19DF"/>
    <w:multiLevelType w:val="hybridMultilevel"/>
    <w:tmpl w:val="76540DBC"/>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FFE31BC"/>
    <w:multiLevelType w:val="multilevel"/>
    <w:tmpl w:val="612E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7E5333"/>
    <w:multiLevelType w:val="multilevel"/>
    <w:tmpl w:val="3F6EC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4B3735"/>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8A19AD"/>
    <w:multiLevelType w:val="multilevel"/>
    <w:tmpl w:val="82AE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B507F0"/>
    <w:multiLevelType w:val="multilevel"/>
    <w:tmpl w:val="4620B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A75684"/>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EF3360"/>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12589D"/>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E551F6"/>
    <w:multiLevelType w:val="multilevel"/>
    <w:tmpl w:val="34BC6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187F89"/>
    <w:multiLevelType w:val="hybridMultilevel"/>
    <w:tmpl w:val="D2EA1A56"/>
    <w:lvl w:ilvl="0" w:tplc="19F4FAC8">
      <w:start w:val="6"/>
      <w:numFmt w:val="bullet"/>
      <w:lvlText w:val=""/>
      <w:lvlJc w:val="left"/>
      <w:pPr>
        <w:ind w:left="1080" w:hanging="360"/>
      </w:pPr>
      <w:rPr>
        <w:rFonts w:ascii="Symbol" w:eastAsia="Times New Roman" w:hAnsi="Symbo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219C291D"/>
    <w:multiLevelType w:val="hybridMultilevel"/>
    <w:tmpl w:val="D286F35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52F25E4"/>
    <w:multiLevelType w:val="multilevel"/>
    <w:tmpl w:val="C6EE4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3161E4"/>
    <w:multiLevelType w:val="multilevel"/>
    <w:tmpl w:val="66B23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B40EDD"/>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8A068F"/>
    <w:multiLevelType w:val="hybridMultilevel"/>
    <w:tmpl w:val="7954E9F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8AA3EC4"/>
    <w:multiLevelType w:val="multilevel"/>
    <w:tmpl w:val="3386E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613696"/>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7624E7"/>
    <w:multiLevelType w:val="hybridMultilevel"/>
    <w:tmpl w:val="FFFFFFFF"/>
    <w:lvl w:ilvl="0" w:tplc="20EC497C">
      <w:start w:val="1"/>
      <w:numFmt w:val="decimal"/>
      <w:lvlText w:val="%1."/>
      <w:lvlJc w:val="left"/>
      <w:pPr>
        <w:ind w:left="720" w:hanging="360"/>
      </w:pPr>
    </w:lvl>
    <w:lvl w:ilvl="1" w:tplc="68CEFF76">
      <w:start w:val="1"/>
      <w:numFmt w:val="lowerLetter"/>
      <w:lvlText w:val="%2."/>
      <w:lvlJc w:val="left"/>
      <w:pPr>
        <w:ind w:left="1440" w:hanging="360"/>
      </w:pPr>
    </w:lvl>
    <w:lvl w:ilvl="2" w:tplc="15825C58">
      <w:start w:val="1"/>
      <w:numFmt w:val="lowerRoman"/>
      <w:lvlText w:val="%3."/>
      <w:lvlJc w:val="right"/>
      <w:pPr>
        <w:ind w:left="2160" w:hanging="180"/>
      </w:pPr>
    </w:lvl>
    <w:lvl w:ilvl="3" w:tplc="FAC624E4">
      <w:start w:val="1"/>
      <w:numFmt w:val="decimal"/>
      <w:lvlText w:val="%4."/>
      <w:lvlJc w:val="left"/>
      <w:pPr>
        <w:ind w:left="2880" w:hanging="360"/>
      </w:pPr>
    </w:lvl>
    <w:lvl w:ilvl="4" w:tplc="AF7EE992">
      <w:start w:val="1"/>
      <w:numFmt w:val="lowerLetter"/>
      <w:lvlText w:val="%5."/>
      <w:lvlJc w:val="left"/>
      <w:pPr>
        <w:ind w:left="3600" w:hanging="360"/>
      </w:pPr>
    </w:lvl>
    <w:lvl w:ilvl="5" w:tplc="4D40F53A">
      <w:start w:val="1"/>
      <w:numFmt w:val="lowerRoman"/>
      <w:lvlText w:val="%6."/>
      <w:lvlJc w:val="right"/>
      <w:pPr>
        <w:ind w:left="4320" w:hanging="180"/>
      </w:pPr>
    </w:lvl>
    <w:lvl w:ilvl="6" w:tplc="553A2348">
      <w:start w:val="1"/>
      <w:numFmt w:val="decimal"/>
      <w:lvlText w:val="%7."/>
      <w:lvlJc w:val="left"/>
      <w:pPr>
        <w:ind w:left="5040" w:hanging="360"/>
      </w:pPr>
    </w:lvl>
    <w:lvl w:ilvl="7" w:tplc="058658C0">
      <w:start w:val="1"/>
      <w:numFmt w:val="lowerLetter"/>
      <w:lvlText w:val="%8."/>
      <w:lvlJc w:val="left"/>
      <w:pPr>
        <w:ind w:left="5760" w:hanging="360"/>
      </w:pPr>
    </w:lvl>
    <w:lvl w:ilvl="8" w:tplc="5B0C5482">
      <w:start w:val="1"/>
      <w:numFmt w:val="lowerRoman"/>
      <w:lvlText w:val="%9."/>
      <w:lvlJc w:val="right"/>
      <w:pPr>
        <w:ind w:left="6480" w:hanging="180"/>
      </w:pPr>
    </w:lvl>
  </w:abstractNum>
  <w:abstractNum w:abstractNumId="29" w15:restartNumberingAfterBreak="0">
    <w:nsid w:val="2BB046C6"/>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2CA74912"/>
    <w:multiLevelType w:val="hybridMultilevel"/>
    <w:tmpl w:val="3F6C765A"/>
    <w:lvl w:ilvl="0" w:tplc="F5F8CEF8">
      <w:start w:val="6"/>
      <w:numFmt w:val="bullet"/>
      <w:lvlText w:val=""/>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2F6B5032"/>
    <w:multiLevelType w:val="hybridMultilevel"/>
    <w:tmpl w:val="8BD4E42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0A261EC"/>
    <w:multiLevelType w:val="hybridMultilevel"/>
    <w:tmpl w:val="2B4A1334"/>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30E6F47"/>
    <w:multiLevelType w:val="hybridMultilevel"/>
    <w:tmpl w:val="8FF8C3B2"/>
    <w:lvl w:ilvl="0" w:tplc="FFC6D906">
      <w:start w:val="1"/>
      <w:numFmt w:val="bullet"/>
      <w:lvlText w:val="o"/>
      <w:lvlJc w:val="left"/>
      <w:pPr>
        <w:ind w:left="1080" w:hanging="360"/>
      </w:pPr>
      <w:rPr>
        <w:rFonts w:ascii="Courier New" w:hAnsi="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339D573D"/>
    <w:multiLevelType w:val="multilevel"/>
    <w:tmpl w:val="81B0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3301E4"/>
    <w:multiLevelType w:val="hybridMultilevel"/>
    <w:tmpl w:val="CADA8138"/>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38695ACD"/>
    <w:multiLevelType w:val="hybridMultilevel"/>
    <w:tmpl w:val="59241380"/>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8705147"/>
    <w:multiLevelType w:val="hybridMultilevel"/>
    <w:tmpl w:val="8E8276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A283D94"/>
    <w:multiLevelType w:val="hybridMultilevel"/>
    <w:tmpl w:val="41B2BF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BCD78C6"/>
    <w:multiLevelType w:val="hybridMultilevel"/>
    <w:tmpl w:val="3D881670"/>
    <w:lvl w:ilvl="0" w:tplc="42DA384C">
      <w:start w:val="1"/>
      <w:numFmt w:val="bullet"/>
      <w:lvlText w:val="o"/>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BE20C80"/>
    <w:multiLevelType w:val="multilevel"/>
    <w:tmpl w:val="570E0D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3D661FC7"/>
    <w:multiLevelType w:val="hybridMultilevel"/>
    <w:tmpl w:val="721C1F44"/>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3E4B7960"/>
    <w:multiLevelType w:val="multilevel"/>
    <w:tmpl w:val="38B6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FE210C"/>
    <w:multiLevelType w:val="hybridMultilevel"/>
    <w:tmpl w:val="4C26D49C"/>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2BE3D55"/>
    <w:multiLevelType w:val="hybridMultilevel"/>
    <w:tmpl w:val="8306E1BA"/>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43695C63"/>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9C7BBE"/>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15F6AA8"/>
    <w:multiLevelType w:val="multilevel"/>
    <w:tmpl w:val="E81AB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B87849"/>
    <w:multiLevelType w:val="hybridMultilevel"/>
    <w:tmpl w:val="F51A8A94"/>
    <w:lvl w:ilvl="0" w:tplc="17AA1286">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55B25119"/>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DF0A92"/>
    <w:multiLevelType w:val="multilevel"/>
    <w:tmpl w:val="83F4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1062BD"/>
    <w:multiLevelType w:val="hybridMultilevel"/>
    <w:tmpl w:val="8A58E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6B35B2A"/>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6C91BC2"/>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B44870"/>
    <w:multiLevelType w:val="hybridMultilevel"/>
    <w:tmpl w:val="77CEBA1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948661A"/>
    <w:multiLevelType w:val="hybridMultilevel"/>
    <w:tmpl w:val="42761C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CCB2737"/>
    <w:multiLevelType w:val="hybridMultilevel"/>
    <w:tmpl w:val="2A12619E"/>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D84587E"/>
    <w:multiLevelType w:val="hybridMultilevel"/>
    <w:tmpl w:val="4CA0E5A2"/>
    <w:lvl w:ilvl="0" w:tplc="40090001">
      <w:start w:val="1"/>
      <w:numFmt w:val="bullet"/>
      <w:lvlText w:val=""/>
      <w:lvlJc w:val="left"/>
      <w:pPr>
        <w:ind w:left="720" w:hanging="360"/>
      </w:pPr>
      <w:rPr>
        <w:rFonts w:ascii="Symbol" w:hAnsi="Symbol" w:hint="default"/>
      </w:rPr>
    </w:lvl>
    <w:lvl w:ilvl="1" w:tplc="F5F8CEF8">
      <w:start w:val="6"/>
      <w:numFmt w:val="bullet"/>
      <w:lvlText w:val=""/>
      <w:lvlJc w:val="left"/>
      <w:pPr>
        <w:ind w:left="1440" w:hanging="360"/>
      </w:pPr>
      <w:rPr>
        <w:rFonts w:ascii="Wingdings" w:eastAsiaTheme="minorHAnsi" w:hAnsi="Wingdings"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12B6C0A"/>
    <w:multiLevelType w:val="multilevel"/>
    <w:tmpl w:val="F57653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9" w15:restartNumberingAfterBreak="0">
    <w:nsid w:val="61FB367D"/>
    <w:multiLevelType w:val="hybridMultilevel"/>
    <w:tmpl w:val="F1F87280"/>
    <w:lvl w:ilvl="0" w:tplc="0409000D">
      <w:start w:val="1"/>
      <w:numFmt w:val="bullet"/>
      <w:lvlText w:val=""/>
      <w:lvlJc w:val="left"/>
      <w:pPr>
        <w:ind w:left="720" w:hanging="360"/>
      </w:pPr>
      <w:rPr>
        <w:rFonts w:ascii="Wingdings" w:hAnsi="Wingdings" w:hint="default"/>
        <w:color w:val="00204F"/>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63145198"/>
    <w:multiLevelType w:val="multilevel"/>
    <w:tmpl w:val="EE0CE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32134B7"/>
    <w:multiLevelType w:val="hybridMultilevel"/>
    <w:tmpl w:val="1980B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4A0221D"/>
    <w:multiLevelType w:val="hybridMultilevel"/>
    <w:tmpl w:val="B4C4409A"/>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7352B98"/>
    <w:multiLevelType w:val="multilevel"/>
    <w:tmpl w:val="315E4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7F31CE8"/>
    <w:multiLevelType w:val="hybridMultilevel"/>
    <w:tmpl w:val="6A6ABAD8"/>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93900E6"/>
    <w:multiLevelType w:val="hybridMultilevel"/>
    <w:tmpl w:val="369C4BE4"/>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F085379"/>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FA563DC"/>
    <w:multiLevelType w:val="hybridMultilevel"/>
    <w:tmpl w:val="CCEAD618"/>
    <w:lvl w:ilvl="0" w:tplc="CFE8B26E">
      <w:numFmt w:val="bullet"/>
      <w:lvlText w:val=""/>
      <w:lvlJc w:val="left"/>
      <w:pPr>
        <w:ind w:left="1080" w:hanging="360"/>
      </w:pPr>
      <w:rPr>
        <w:rFonts w:ascii="Symbol" w:eastAsiaTheme="minorHAnsi" w:hAnsi="Symbol" w:cstheme="minorHAnsi" w:hint="default"/>
        <w:color w:val="00204F"/>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8" w15:restartNumberingAfterBreak="0">
    <w:nsid w:val="6FBA094F"/>
    <w:multiLevelType w:val="multilevel"/>
    <w:tmpl w:val="A9B0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400797"/>
    <w:multiLevelType w:val="hybridMultilevel"/>
    <w:tmpl w:val="5B564C8A"/>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713A0CA8"/>
    <w:multiLevelType w:val="multilevel"/>
    <w:tmpl w:val="6054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173121D"/>
    <w:multiLevelType w:val="multilevel"/>
    <w:tmpl w:val="512EC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1B73C80"/>
    <w:multiLevelType w:val="multilevel"/>
    <w:tmpl w:val="888E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2D22F5F"/>
    <w:multiLevelType w:val="hybridMultilevel"/>
    <w:tmpl w:val="D988CA12"/>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74D9764A"/>
    <w:multiLevelType w:val="hybridMultilevel"/>
    <w:tmpl w:val="7D40A82C"/>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5117016"/>
    <w:multiLevelType w:val="multilevel"/>
    <w:tmpl w:val="8D38383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6" w15:restartNumberingAfterBreak="0">
    <w:nsid w:val="7544018F"/>
    <w:multiLevelType w:val="hybridMultilevel"/>
    <w:tmpl w:val="BD3C1EC2"/>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79CB37D7"/>
    <w:multiLevelType w:val="multilevel"/>
    <w:tmpl w:val="D9F66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84490C"/>
    <w:multiLevelType w:val="multilevel"/>
    <w:tmpl w:val="16CE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CBA3726"/>
    <w:multiLevelType w:val="multilevel"/>
    <w:tmpl w:val="DF08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8374392">
    <w:abstractNumId w:val="29"/>
  </w:num>
  <w:num w:numId="2" w16cid:durableId="137722271">
    <w:abstractNumId w:val="43"/>
  </w:num>
  <w:num w:numId="3" w16cid:durableId="459694125">
    <w:abstractNumId w:val="55"/>
  </w:num>
  <w:num w:numId="4" w16cid:durableId="431436871">
    <w:abstractNumId w:val="39"/>
  </w:num>
  <w:num w:numId="5" w16cid:durableId="1576429490">
    <w:abstractNumId w:val="28"/>
  </w:num>
  <w:num w:numId="6" w16cid:durableId="1414401527">
    <w:abstractNumId w:val="57"/>
  </w:num>
  <w:num w:numId="7" w16cid:durableId="456679920">
    <w:abstractNumId w:val="60"/>
  </w:num>
  <w:num w:numId="8" w16cid:durableId="1942685865">
    <w:abstractNumId w:val="61"/>
  </w:num>
  <w:num w:numId="9" w16cid:durableId="2039087596">
    <w:abstractNumId w:val="73"/>
  </w:num>
  <w:num w:numId="10" w16cid:durableId="1430271113">
    <w:abstractNumId w:val="69"/>
  </w:num>
  <w:num w:numId="11" w16cid:durableId="1460951857">
    <w:abstractNumId w:val="41"/>
  </w:num>
  <w:num w:numId="12" w16cid:durableId="693581936">
    <w:abstractNumId w:val="35"/>
  </w:num>
  <w:num w:numId="13" w16cid:durableId="1903322035">
    <w:abstractNumId w:val="32"/>
  </w:num>
  <w:num w:numId="14" w16cid:durableId="340279852">
    <w:abstractNumId w:val="44"/>
  </w:num>
  <w:num w:numId="15" w16cid:durableId="1946885994">
    <w:abstractNumId w:val="76"/>
  </w:num>
  <w:num w:numId="16" w16cid:durableId="1454327069">
    <w:abstractNumId w:val="4"/>
  </w:num>
  <w:num w:numId="17" w16cid:durableId="822698086">
    <w:abstractNumId w:val="23"/>
  </w:num>
  <w:num w:numId="18" w16cid:durableId="1693143868">
    <w:abstractNumId w:val="72"/>
  </w:num>
  <w:num w:numId="19" w16cid:durableId="2091416921">
    <w:abstractNumId w:val="78"/>
  </w:num>
  <w:num w:numId="20" w16cid:durableId="187330470">
    <w:abstractNumId w:val="2"/>
  </w:num>
  <w:num w:numId="21" w16cid:durableId="634221452">
    <w:abstractNumId w:val="15"/>
  </w:num>
  <w:num w:numId="22" w16cid:durableId="693270525">
    <w:abstractNumId w:val="9"/>
  </w:num>
  <w:num w:numId="23" w16cid:durableId="691149052">
    <w:abstractNumId w:val="79"/>
  </w:num>
  <w:num w:numId="24" w16cid:durableId="891379348">
    <w:abstractNumId w:val="42"/>
  </w:num>
  <w:num w:numId="25" w16cid:durableId="1864710457">
    <w:abstractNumId w:val="11"/>
  </w:num>
  <w:num w:numId="26" w16cid:durableId="1401172701">
    <w:abstractNumId w:val="68"/>
  </w:num>
  <w:num w:numId="27" w16cid:durableId="1005782929">
    <w:abstractNumId w:val="5"/>
  </w:num>
  <w:num w:numId="28" w16cid:durableId="75785370">
    <w:abstractNumId w:val="70"/>
  </w:num>
  <w:num w:numId="29" w16cid:durableId="1293681454">
    <w:abstractNumId w:val="22"/>
  </w:num>
  <w:num w:numId="30" w16cid:durableId="669721270">
    <w:abstractNumId w:val="47"/>
  </w:num>
  <w:num w:numId="31" w16cid:durableId="1376008336">
    <w:abstractNumId w:val="37"/>
  </w:num>
  <w:num w:numId="32" w16cid:durableId="514148154">
    <w:abstractNumId w:val="38"/>
  </w:num>
  <w:num w:numId="33" w16cid:durableId="1493983169">
    <w:abstractNumId w:val="18"/>
  </w:num>
  <w:num w:numId="34" w16cid:durableId="130682084">
    <w:abstractNumId w:val="46"/>
  </w:num>
  <w:num w:numId="35" w16cid:durableId="356388302">
    <w:abstractNumId w:val="45"/>
  </w:num>
  <w:num w:numId="36" w16cid:durableId="254019958">
    <w:abstractNumId w:val="53"/>
  </w:num>
  <w:num w:numId="37" w16cid:durableId="970287727">
    <w:abstractNumId w:val="17"/>
  </w:num>
  <w:num w:numId="38" w16cid:durableId="542136292">
    <w:abstractNumId w:val="66"/>
  </w:num>
  <w:num w:numId="39" w16cid:durableId="1892685984">
    <w:abstractNumId w:val="12"/>
  </w:num>
  <w:num w:numId="40" w16cid:durableId="1428622367">
    <w:abstractNumId w:val="24"/>
  </w:num>
  <w:num w:numId="41" w16cid:durableId="1585803043">
    <w:abstractNumId w:val="27"/>
  </w:num>
  <w:num w:numId="42" w16cid:durableId="744035154">
    <w:abstractNumId w:val="52"/>
  </w:num>
  <w:num w:numId="43" w16cid:durableId="1470241">
    <w:abstractNumId w:val="49"/>
  </w:num>
  <w:num w:numId="44" w16cid:durableId="567618362">
    <w:abstractNumId w:val="13"/>
  </w:num>
  <w:num w:numId="45" w16cid:durableId="1519656481">
    <w:abstractNumId w:val="16"/>
  </w:num>
  <w:num w:numId="46" w16cid:durableId="2004699006">
    <w:abstractNumId w:val="8"/>
  </w:num>
  <w:num w:numId="47" w16cid:durableId="1906380671">
    <w:abstractNumId w:val="33"/>
  </w:num>
  <w:num w:numId="48" w16cid:durableId="156699279">
    <w:abstractNumId w:val="34"/>
  </w:num>
  <w:num w:numId="49" w16cid:durableId="941493090">
    <w:abstractNumId w:val="0"/>
  </w:num>
  <w:num w:numId="50" w16cid:durableId="2064061760">
    <w:abstractNumId w:val="26"/>
  </w:num>
  <w:num w:numId="51" w16cid:durableId="1009215883">
    <w:abstractNumId w:val="14"/>
  </w:num>
  <w:num w:numId="52" w16cid:durableId="1073165971">
    <w:abstractNumId w:val="77"/>
  </w:num>
  <w:num w:numId="53" w16cid:durableId="781724605">
    <w:abstractNumId w:val="71"/>
  </w:num>
  <w:num w:numId="54" w16cid:durableId="1336686718">
    <w:abstractNumId w:val="6"/>
  </w:num>
  <w:num w:numId="55" w16cid:durableId="1328749558">
    <w:abstractNumId w:val="19"/>
  </w:num>
  <w:num w:numId="56" w16cid:durableId="544877848">
    <w:abstractNumId w:val="63"/>
  </w:num>
  <w:num w:numId="57" w16cid:durableId="163056726">
    <w:abstractNumId w:val="40"/>
  </w:num>
  <w:num w:numId="58" w16cid:durableId="1579052018">
    <w:abstractNumId w:val="58"/>
  </w:num>
  <w:num w:numId="59" w16cid:durableId="2026243692">
    <w:abstractNumId w:val="75"/>
  </w:num>
  <w:num w:numId="60" w16cid:durableId="30502573">
    <w:abstractNumId w:val="31"/>
  </w:num>
  <w:num w:numId="61" w16cid:durableId="343358463">
    <w:abstractNumId w:val="51"/>
  </w:num>
  <w:num w:numId="62" w16cid:durableId="1307928312">
    <w:abstractNumId w:val="48"/>
  </w:num>
  <w:num w:numId="63" w16cid:durableId="1860340">
    <w:abstractNumId w:val="67"/>
  </w:num>
  <w:num w:numId="64" w16cid:durableId="1238903591">
    <w:abstractNumId w:val="20"/>
  </w:num>
  <w:num w:numId="65" w16cid:durableId="537664052">
    <w:abstractNumId w:val="59"/>
  </w:num>
  <w:num w:numId="66" w16cid:durableId="707796932">
    <w:abstractNumId w:val="56"/>
  </w:num>
  <w:num w:numId="67" w16cid:durableId="1019819188">
    <w:abstractNumId w:val="36"/>
  </w:num>
  <w:num w:numId="68" w16cid:durableId="984316314">
    <w:abstractNumId w:val="62"/>
  </w:num>
  <w:num w:numId="69" w16cid:durableId="1054310118">
    <w:abstractNumId w:val="21"/>
  </w:num>
  <w:num w:numId="70" w16cid:durableId="27487423">
    <w:abstractNumId w:val="30"/>
  </w:num>
  <w:num w:numId="71" w16cid:durableId="1281835675">
    <w:abstractNumId w:val="64"/>
  </w:num>
  <w:num w:numId="72" w16cid:durableId="1934824645">
    <w:abstractNumId w:val="3"/>
  </w:num>
  <w:num w:numId="73" w16cid:durableId="87234554">
    <w:abstractNumId w:val="1"/>
  </w:num>
  <w:num w:numId="74" w16cid:durableId="1408965332">
    <w:abstractNumId w:val="65"/>
  </w:num>
  <w:num w:numId="75" w16cid:durableId="1612080238">
    <w:abstractNumId w:val="7"/>
  </w:num>
  <w:num w:numId="76" w16cid:durableId="918909710">
    <w:abstractNumId w:val="25"/>
  </w:num>
  <w:num w:numId="77" w16cid:durableId="886262137">
    <w:abstractNumId w:val="54"/>
  </w:num>
  <w:num w:numId="78" w16cid:durableId="1146749400">
    <w:abstractNumId w:val="74"/>
  </w:num>
  <w:num w:numId="79" w16cid:durableId="1605308543">
    <w:abstractNumId w:val="10"/>
  </w:num>
  <w:num w:numId="80" w16cid:durableId="1162156978">
    <w:abstractNumId w:val="50"/>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7B4"/>
    <w:rsid w:val="000032DD"/>
    <w:rsid w:val="0000418D"/>
    <w:rsid w:val="0000534E"/>
    <w:rsid w:val="00005FE5"/>
    <w:rsid w:val="00014534"/>
    <w:rsid w:val="00014D49"/>
    <w:rsid w:val="0002366D"/>
    <w:rsid w:val="0003521A"/>
    <w:rsid w:val="000369D6"/>
    <w:rsid w:val="0004066A"/>
    <w:rsid w:val="00041617"/>
    <w:rsid w:val="00041CEC"/>
    <w:rsid w:val="00041F32"/>
    <w:rsid w:val="0004298F"/>
    <w:rsid w:val="00045635"/>
    <w:rsid w:val="00045916"/>
    <w:rsid w:val="00053003"/>
    <w:rsid w:val="00053DC0"/>
    <w:rsid w:val="0005438D"/>
    <w:rsid w:val="000603B5"/>
    <w:rsid w:val="00060955"/>
    <w:rsid w:val="00061CE1"/>
    <w:rsid w:val="000622E0"/>
    <w:rsid w:val="00062C08"/>
    <w:rsid w:val="000706A4"/>
    <w:rsid w:val="00074339"/>
    <w:rsid w:val="00077199"/>
    <w:rsid w:val="00082D4D"/>
    <w:rsid w:val="00083E19"/>
    <w:rsid w:val="000844DA"/>
    <w:rsid w:val="00085547"/>
    <w:rsid w:val="00090621"/>
    <w:rsid w:val="000914F5"/>
    <w:rsid w:val="000923B5"/>
    <w:rsid w:val="00092510"/>
    <w:rsid w:val="000A05CB"/>
    <w:rsid w:val="000A2241"/>
    <w:rsid w:val="000A2396"/>
    <w:rsid w:val="000A4462"/>
    <w:rsid w:val="000B4F82"/>
    <w:rsid w:val="000B4FDC"/>
    <w:rsid w:val="000C1FC2"/>
    <w:rsid w:val="000C2067"/>
    <w:rsid w:val="000C2303"/>
    <w:rsid w:val="000D7FF2"/>
    <w:rsid w:val="000E3CB5"/>
    <w:rsid w:val="000E5D23"/>
    <w:rsid w:val="000F1171"/>
    <w:rsid w:val="000F4DD7"/>
    <w:rsid w:val="000F5A89"/>
    <w:rsid w:val="00112649"/>
    <w:rsid w:val="00117551"/>
    <w:rsid w:val="00122DA1"/>
    <w:rsid w:val="001363E9"/>
    <w:rsid w:val="00146785"/>
    <w:rsid w:val="00147303"/>
    <w:rsid w:val="00150296"/>
    <w:rsid w:val="00150909"/>
    <w:rsid w:val="00151B9F"/>
    <w:rsid w:val="0015524D"/>
    <w:rsid w:val="00156B9A"/>
    <w:rsid w:val="00161F2C"/>
    <w:rsid w:val="00162345"/>
    <w:rsid w:val="001655A2"/>
    <w:rsid w:val="001712C1"/>
    <w:rsid w:val="00171DEB"/>
    <w:rsid w:val="00175677"/>
    <w:rsid w:val="00177D4D"/>
    <w:rsid w:val="00181258"/>
    <w:rsid w:val="00183231"/>
    <w:rsid w:val="00184137"/>
    <w:rsid w:val="00196795"/>
    <w:rsid w:val="001A0E44"/>
    <w:rsid w:val="001A7602"/>
    <w:rsid w:val="001B0307"/>
    <w:rsid w:val="001C262B"/>
    <w:rsid w:val="001D13FF"/>
    <w:rsid w:val="001D17B4"/>
    <w:rsid w:val="001D31C5"/>
    <w:rsid w:val="001D3F29"/>
    <w:rsid w:val="001D4191"/>
    <w:rsid w:val="001D5636"/>
    <w:rsid w:val="001E15CA"/>
    <w:rsid w:val="001F23F9"/>
    <w:rsid w:val="001F48EB"/>
    <w:rsid w:val="002017A2"/>
    <w:rsid w:val="002028B8"/>
    <w:rsid w:val="002137B6"/>
    <w:rsid w:val="0021492F"/>
    <w:rsid w:val="00215FD1"/>
    <w:rsid w:val="00216FAC"/>
    <w:rsid w:val="00221648"/>
    <w:rsid w:val="00223AD6"/>
    <w:rsid w:val="002252E1"/>
    <w:rsid w:val="00226187"/>
    <w:rsid w:val="002264E2"/>
    <w:rsid w:val="00227556"/>
    <w:rsid w:val="00230DD3"/>
    <w:rsid w:val="00232436"/>
    <w:rsid w:val="002331B6"/>
    <w:rsid w:val="002367DF"/>
    <w:rsid w:val="0024542A"/>
    <w:rsid w:val="00247402"/>
    <w:rsid w:val="0025173C"/>
    <w:rsid w:val="00254CEF"/>
    <w:rsid w:val="00257B6D"/>
    <w:rsid w:val="00257F76"/>
    <w:rsid w:val="00261624"/>
    <w:rsid w:val="00262F7F"/>
    <w:rsid w:val="00264F4E"/>
    <w:rsid w:val="00265E26"/>
    <w:rsid w:val="00266ADE"/>
    <w:rsid w:val="00267C05"/>
    <w:rsid w:val="00270925"/>
    <w:rsid w:val="00271DBD"/>
    <w:rsid w:val="002751A5"/>
    <w:rsid w:val="002766E9"/>
    <w:rsid w:val="002821A1"/>
    <w:rsid w:val="00282EA9"/>
    <w:rsid w:val="0028362D"/>
    <w:rsid w:val="002864E8"/>
    <w:rsid w:val="002901CD"/>
    <w:rsid w:val="0029233F"/>
    <w:rsid w:val="002949A3"/>
    <w:rsid w:val="002964F6"/>
    <w:rsid w:val="002A0756"/>
    <w:rsid w:val="002A16ED"/>
    <w:rsid w:val="002A2C3F"/>
    <w:rsid w:val="002A3A83"/>
    <w:rsid w:val="002A5162"/>
    <w:rsid w:val="002B439B"/>
    <w:rsid w:val="002C45F2"/>
    <w:rsid w:val="002C4A4A"/>
    <w:rsid w:val="002D0E82"/>
    <w:rsid w:val="002D5A8E"/>
    <w:rsid w:val="002D73E5"/>
    <w:rsid w:val="002E0112"/>
    <w:rsid w:val="002E598E"/>
    <w:rsid w:val="002E5EAB"/>
    <w:rsid w:val="002F7F82"/>
    <w:rsid w:val="003028C4"/>
    <w:rsid w:val="00306567"/>
    <w:rsid w:val="00310138"/>
    <w:rsid w:val="00315C6D"/>
    <w:rsid w:val="00317F94"/>
    <w:rsid w:val="00324340"/>
    <w:rsid w:val="0032438A"/>
    <w:rsid w:val="003279BF"/>
    <w:rsid w:val="0034407D"/>
    <w:rsid w:val="00346C67"/>
    <w:rsid w:val="003472A5"/>
    <w:rsid w:val="00351DDC"/>
    <w:rsid w:val="00354584"/>
    <w:rsid w:val="0035676B"/>
    <w:rsid w:val="003642B0"/>
    <w:rsid w:val="00364BD2"/>
    <w:rsid w:val="00367132"/>
    <w:rsid w:val="00367984"/>
    <w:rsid w:val="00377F4A"/>
    <w:rsid w:val="00386156"/>
    <w:rsid w:val="003952D1"/>
    <w:rsid w:val="003A01F2"/>
    <w:rsid w:val="003A32EE"/>
    <w:rsid w:val="003A502A"/>
    <w:rsid w:val="003A59CD"/>
    <w:rsid w:val="003A6BC4"/>
    <w:rsid w:val="003B31C3"/>
    <w:rsid w:val="003B368D"/>
    <w:rsid w:val="003B57CB"/>
    <w:rsid w:val="003B74CC"/>
    <w:rsid w:val="003B7FB0"/>
    <w:rsid w:val="003C03DC"/>
    <w:rsid w:val="003C4E52"/>
    <w:rsid w:val="003C5572"/>
    <w:rsid w:val="003C650C"/>
    <w:rsid w:val="003D2889"/>
    <w:rsid w:val="003D2FE8"/>
    <w:rsid w:val="003E0F49"/>
    <w:rsid w:val="003E22F8"/>
    <w:rsid w:val="003E4911"/>
    <w:rsid w:val="003E4C9B"/>
    <w:rsid w:val="003F75A9"/>
    <w:rsid w:val="0040162C"/>
    <w:rsid w:val="00404326"/>
    <w:rsid w:val="00411561"/>
    <w:rsid w:val="0041387B"/>
    <w:rsid w:val="004179FD"/>
    <w:rsid w:val="00426E0C"/>
    <w:rsid w:val="004311C9"/>
    <w:rsid w:val="00440A9E"/>
    <w:rsid w:val="00441552"/>
    <w:rsid w:val="004564CA"/>
    <w:rsid w:val="004577DD"/>
    <w:rsid w:val="004617CA"/>
    <w:rsid w:val="0046254C"/>
    <w:rsid w:val="0046366B"/>
    <w:rsid w:val="0047578D"/>
    <w:rsid w:val="004825E8"/>
    <w:rsid w:val="00485B28"/>
    <w:rsid w:val="00485C57"/>
    <w:rsid w:val="00490EFC"/>
    <w:rsid w:val="00495E93"/>
    <w:rsid w:val="004A2B19"/>
    <w:rsid w:val="004A45D0"/>
    <w:rsid w:val="004B2871"/>
    <w:rsid w:val="004B302F"/>
    <w:rsid w:val="004B3DA7"/>
    <w:rsid w:val="004C63FB"/>
    <w:rsid w:val="004C71E0"/>
    <w:rsid w:val="004D0043"/>
    <w:rsid w:val="004D4987"/>
    <w:rsid w:val="004D4BE5"/>
    <w:rsid w:val="004E0772"/>
    <w:rsid w:val="004E2722"/>
    <w:rsid w:val="004E3972"/>
    <w:rsid w:val="004E4D80"/>
    <w:rsid w:val="004E6073"/>
    <w:rsid w:val="004E653B"/>
    <w:rsid w:val="004F213F"/>
    <w:rsid w:val="004F6E1A"/>
    <w:rsid w:val="004F7CC3"/>
    <w:rsid w:val="00502FC7"/>
    <w:rsid w:val="005030A0"/>
    <w:rsid w:val="00506657"/>
    <w:rsid w:val="00510919"/>
    <w:rsid w:val="005113EB"/>
    <w:rsid w:val="005133AC"/>
    <w:rsid w:val="0051536C"/>
    <w:rsid w:val="00515FF8"/>
    <w:rsid w:val="00522E8B"/>
    <w:rsid w:val="00526A17"/>
    <w:rsid w:val="00530014"/>
    <w:rsid w:val="005301FD"/>
    <w:rsid w:val="0054189D"/>
    <w:rsid w:val="00542092"/>
    <w:rsid w:val="00542502"/>
    <w:rsid w:val="005459AC"/>
    <w:rsid w:val="00546746"/>
    <w:rsid w:val="0054779D"/>
    <w:rsid w:val="005541A0"/>
    <w:rsid w:val="00556799"/>
    <w:rsid w:val="0056365D"/>
    <w:rsid w:val="00563F81"/>
    <w:rsid w:val="00564567"/>
    <w:rsid w:val="00567021"/>
    <w:rsid w:val="005825BC"/>
    <w:rsid w:val="005831EA"/>
    <w:rsid w:val="0059098F"/>
    <w:rsid w:val="0059135B"/>
    <w:rsid w:val="005A12C3"/>
    <w:rsid w:val="005A18C9"/>
    <w:rsid w:val="005A4E63"/>
    <w:rsid w:val="005A6C93"/>
    <w:rsid w:val="005B19F8"/>
    <w:rsid w:val="005B24E7"/>
    <w:rsid w:val="005B275C"/>
    <w:rsid w:val="005B3670"/>
    <w:rsid w:val="005C03EC"/>
    <w:rsid w:val="005C3129"/>
    <w:rsid w:val="005C38CC"/>
    <w:rsid w:val="005C3986"/>
    <w:rsid w:val="005C5BF2"/>
    <w:rsid w:val="005D279C"/>
    <w:rsid w:val="005D2D9C"/>
    <w:rsid w:val="005D5C4A"/>
    <w:rsid w:val="005E2829"/>
    <w:rsid w:val="005E4792"/>
    <w:rsid w:val="005E7CBF"/>
    <w:rsid w:val="005F6212"/>
    <w:rsid w:val="005F737D"/>
    <w:rsid w:val="00603EC2"/>
    <w:rsid w:val="0060544D"/>
    <w:rsid w:val="0061093F"/>
    <w:rsid w:val="00615B49"/>
    <w:rsid w:val="006163D8"/>
    <w:rsid w:val="006224DE"/>
    <w:rsid w:val="00622BF2"/>
    <w:rsid w:val="0062552E"/>
    <w:rsid w:val="00625F7B"/>
    <w:rsid w:val="00645533"/>
    <w:rsid w:val="00650031"/>
    <w:rsid w:val="00653414"/>
    <w:rsid w:val="006614E9"/>
    <w:rsid w:val="00683746"/>
    <w:rsid w:val="00687F91"/>
    <w:rsid w:val="00690071"/>
    <w:rsid w:val="00690626"/>
    <w:rsid w:val="00693922"/>
    <w:rsid w:val="00696520"/>
    <w:rsid w:val="00697030"/>
    <w:rsid w:val="006A2DF5"/>
    <w:rsid w:val="006A4C34"/>
    <w:rsid w:val="006B54FA"/>
    <w:rsid w:val="006C478A"/>
    <w:rsid w:val="006D1EF3"/>
    <w:rsid w:val="006D3B9C"/>
    <w:rsid w:val="006D5353"/>
    <w:rsid w:val="006D5A23"/>
    <w:rsid w:val="006E5FD8"/>
    <w:rsid w:val="006E6BC8"/>
    <w:rsid w:val="006E7555"/>
    <w:rsid w:val="006F22BB"/>
    <w:rsid w:val="006F2F88"/>
    <w:rsid w:val="006F3D97"/>
    <w:rsid w:val="006F3EE2"/>
    <w:rsid w:val="007067AB"/>
    <w:rsid w:val="00707FE5"/>
    <w:rsid w:val="007115B8"/>
    <w:rsid w:val="0071582C"/>
    <w:rsid w:val="007165C7"/>
    <w:rsid w:val="00717E5A"/>
    <w:rsid w:val="007232CB"/>
    <w:rsid w:val="00731041"/>
    <w:rsid w:val="00731724"/>
    <w:rsid w:val="007322BC"/>
    <w:rsid w:val="00733BFD"/>
    <w:rsid w:val="007377B9"/>
    <w:rsid w:val="00740BF7"/>
    <w:rsid w:val="00744038"/>
    <w:rsid w:val="007523B7"/>
    <w:rsid w:val="00755091"/>
    <w:rsid w:val="007552E6"/>
    <w:rsid w:val="007556B0"/>
    <w:rsid w:val="00755E08"/>
    <w:rsid w:val="007605AA"/>
    <w:rsid w:val="00764F06"/>
    <w:rsid w:val="00765FBC"/>
    <w:rsid w:val="00767C3C"/>
    <w:rsid w:val="00770354"/>
    <w:rsid w:val="00782064"/>
    <w:rsid w:val="00783CDA"/>
    <w:rsid w:val="00787C42"/>
    <w:rsid w:val="007923AB"/>
    <w:rsid w:val="007930C6"/>
    <w:rsid w:val="00793BC3"/>
    <w:rsid w:val="007946AA"/>
    <w:rsid w:val="007A491E"/>
    <w:rsid w:val="007B0200"/>
    <w:rsid w:val="007B6942"/>
    <w:rsid w:val="007C3067"/>
    <w:rsid w:val="007C7A9A"/>
    <w:rsid w:val="007D0F50"/>
    <w:rsid w:val="007D72A7"/>
    <w:rsid w:val="007E5713"/>
    <w:rsid w:val="007F00CA"/>
    <w:rsid w:val="007F1E4D"/>
    <w:rsid w:val="007F3BDC"/>
    <w:rsid w:val="007F516F"/>
    <w:rsid w:val="007F5325"/>
    <w:rsid w:val="007F714B"/>
    <w:rsid w:val="008025E0"/>
    <w:rsid w:val="00805807"/>
    <w:rsid w:val="008069EE"/>
    <w:rsid w:val="0081356F"/>
    <w:rsid w:val="00816F40"/>
    <w:rsid w:val="00836167"/>
    <w:rsid w:val="00844838"/>
    <w:rsid w:val="0084487F"/>
    <w:rsid w:val="008457BA"/>
    <w:rsid w:val="00847FF4"/>
    <w:rsid w:val="00851DCC"/>
    <w:rsid w:val="008540EB"/>
    <w:rsid w:val="00866E34"/>
    <w:rsid w:val="00871338"/>
    <w:rsid w:val="00871CE4"/>
    <w:rsid w:val="008752B6"/>
    <w:rsid w:val="00875C5B"/>
    <w:rsid w:val="0088464C"/>
    <w:rsid w:val="0088523F"/>
    <w:rsid w:val="00885AC8"/>
    <w:rsid w:val="00886034"/>
    <w:rsid w:val="008902BE"/>
    <w:rsid w:val="00895E22"/>
    <w:rsid w:val="008A2064"/>
    <w:rsid w:val="008A3EDF"/>
    <w:rsid w:val="008B006E"/>
    <w:rsid w:val="008B0B7E"/>
    <w:rsid w:val="008B2234"/>
    <w:rsid w:val="008B2770"/>
    <w:rsid w:val="008B4090"/>
    <w:rsid w:val="008C1F02"/>
    <w:rsid w:val="008C6B50"/>
    <w:rsid w:val="008D15F0"/>
    <w:rsid w:val="008D30AC"/>
    <w:rsid w:val="008D6040"/>
    <w:rsid w:val="008E12E6"/>
    <w:rsid w:val="008E5692"/>
    <w:rsid w:val="008E6B72"/>
    <w:rsid w:val="008E7D0B"/>
    <w:rsid w:val="008F2401"/>
    <w:rsid w:val="009001BF"/>
    <w:rsid w:val="00900DAD"/>
    <w:rsid w:val="00910B54"/>
    <w:rsid w:val="00912143"/>
    <w:rsid w:val="0091247A"/>
    <w:rsid w:val="00914EFC"/>
    <w:rsid w:val="00917185"/>
    <w:rsid w:val="009172A9"/>
    <w:rsid w:val="009219A3"/>
    <w:rsid w:val="00927928"/>
    <w:rsid w:val="009304B8"/>
    <w:rsid w:val="009305F3"/>
    <w:rsid w:val="009313A4"/>
    <w:rsid w:val="00932E61"/>
    <w:rsid w:val="00933DF6"/>
    <w:rsid w:val="009349CC"/>
    <w:rsid w:val="009351DF"/>
    <w:rsid w:val="00936DA4"/>
    <w:rsid w:val="009406D2"/>
    <w:rsid w:val="00953D13"/>
    <w:rsid w:val="009545CB"/>
    <w:rsid w:val="00954BC6"/>
    <w:rsid w:val="0096334A"/>
    <w:rsid w:val="00967360"/>
    <w:rsid w:val="00972E92"/>
    <w:rsid w:val="009734EE"/>
    <w:rsid w:val="0098097D"/>
    <w:rsid w:val="00980D2C"/>
    <w:rsid w:val="009836C0"/>
    <w:rsid w:val="00991A42"/>
    <w:rsid w:val="0099521F"/>
    <w:rsid w:val="00995A60"/>
    <w:rsid w:val="009A1C47"/>
    <w:rsid w:val="009B0FC0"/>
    <w:rsid w:val="009C1B75"/>
    <w:rsid w:val="009C3E68"/>
    <w:rsid w:val="009C5681"/>
    <w:rsid w:val="009D0F6C"/>
    <w:rsid w:val="009D3C7D"/>
    <w:rsid w:val="009D5171"/>
    <w:rsid w:val="009E0AE1"/>
    <w:rsid w:val="009E19A9"/>
    <w:rsid w:val="009E4845"/>
    <w:rsid w:val="009E4961"/>
    <w:rsid w:val="009E718A"/>
    <w:rsid w:val="009F2AF0"/>
    <w:rsid w:val="009F5944"/>
    <w:rsid w:val="009F69AC"/>
    <w:rsid w:val="00A05094"/>
    <w:rsid w:val="00A05ABC"/>
    <w:rsid w:val="00A108A3"/>
    <w:rsid w:val="00A225CA"/>
    <w:rsid w:val="00A23BD9"/>
    <w:rsid w:val="00A26D80"/>
    <w:rsid w:val="00A3141B"/>
    <w:rsid w:val="00A31BFD"/>
    <w:rsid w:val="00A32C22"/>
    <w:rsid w:val="00A36199"/>
    <w:rsid w:val="00A42CF1"/>
    <w:rsid w:val="00A45220"/>
    <w:rsid w:val="00A507E5"/>
    <w:rsid w:val="00A52FA5"/>
    <w:rsid w:val="00A54471"/>
    <w:rsid w:val="00A55C17"/>
    <w:rsid w:val="00A717A9"/>
    <w:rsid w:val="00A820FF"/>
    <w:rsid w:val="00A928F2"/>
    <w:rsid w:val="00A938CA"/>
    <w:rsid w:val="00A950FE"/>
    <w:rsid w:val="00A95EBF"/>
    <w:rsid w:val="00AA15BE"/>
    <w:rsid w:val="00AA27DE"/>
    <w:rsid w:val="00AA44D0"/>
    <w:rsid w:val="00AB0C35"/>
    <w:rsid w:val="00AB32AB"/>
    <w:rsid w:val="00AB6A27"/>
    <w:rsid w:val="00AC39B8"/>
    <w:rsid w:val="00AD0FDA"/>
    <w:rsid w:val="00AE21C4"/>
    <w:rsid w:val="00AE2862"/>
    <w:rsid w:val="00AE31B4"/>
    <w:rsid w:val="00AE46CA"/>
    <w:rsid w:val="00AE61FA"/>
    <w:rsid w:val="00AE6A52"/>
    <w:rsid w:val="00AE7E36"/>
    <w:rsid w:val="00AF2FA2"/>
    <w:rsid w:val="00B10EA7"/>
    <w:rsid w:val="00B1574F"/>
    <w:rsid w:val="00B1601A"/>
    <w:rsid w:val="00B22CD3"/>
    <w:rsid w:val="00B23BF0"/>
    <w:rsid w:val="00B25EDC"/>
    <w:rsid w:val="00B3082D"/>
    <w:rsid w:val="00B34649"/>
    <w:rsid w:val="00B405F8"/>
    <w:rsid w:val="00B4190B"/>
    <w:rsid w:val="00B449CA"/>
    <w:rsid w:val="00B510E9"/>
    <w:rsid w:val="00B52D4A"/>
    <w:rsid w:val="00B552CD"/>
    <w:rsid w:val="00B5677C"/>
    <w:rsid w:val="00B56C14"/>
    <w:rsid w:val="00B663FD"/>
    <w:rsid w:val="00B732C8"/>
    <w:rsid w:val="00B75356"/>
    <w:rsid w:val="00B767DD"/>
    <w:rsid w:val="00B77C83"/>
    <w:rsid w:val="00B82437"/>
    <w:rsid w:val="00B83CD0"/>
    <w:rsid w:val="00B85F0C"/>
    <w:rsid w:val="00B87D01"/>
    <w:rsid w:val="00B91DE0"/>
    <w:rsid w:val="00B92084"/>
    <w:rsid w:val="00B97D22"/>
    <w:rsid w:val="00BA00DC"/>
    <w:rsid w:val="00BA0F06"/>
    <w:rsid w:val="00BA21DE"/>
    <w:rsid w:val="00BA4084"/>
    <w:rsid w:val="00BB5C80"/>
    <w:rsid w:val="00BB64AF"/>
    <w:rsid w:val="00BC16B4"/>
    <w:rsid w:val="00BC25BA"/>
    <w:rsid w:val="00BC3ADB"/>
    <w:rsid w:val="00BC71B1"/>
    <w:rsid w:val="00BC7571"/>
    <w:rsid w:val="00BD3A56"/>
    <w:rsid w:val="00BD5AC0"/>
    <w:rsid w:val="00BE4968"/>
    <w:rsid w:val="00BF125C"/>
    <w:rsid w:val="00BF40B5"/>
    <w:rsid w:val="00BF4DA5"/>
    <w:rsid w:val="00C01C0D"/>
    <w:rsid w:val="00C02843"/>
    <w:rsid w:val="00C05473"/>
    <w:rsid w:val="00C072B1"/>
    <w:rsid w:val="00C078E3"/>
    <w:rsid w:val="00C10528"/>
    <w:rsid w:val="00C12DA2"/>
    <w:rsid w:val="00C23102"/>
    <w:rsid w:val="00C23DA1"/>
    <w:rsid w:val="00C2706C"/>
    <w:rsid w:val="00C30E13"/>
    <w:rsid w:val="00C313C2"/>
    <w:rsid w:val="00C40B98"/>
    <w:rsid w:val="00C41290"/>
    <w:rsid w:val="00C449E2"/>
    <w:rsid w:val="00C46C0F"/>
    <w:rsid w:val="00C5551B"/>
    <w:rsid w:val="00C61943"/>
    <w:rsid w:val="00C62B1D"/>
    <w:rsid w:val="00C640D6"/>
    <w:rsid w:val="00C66691"/>
    <w:rsid w:val="00C668EC"/>
    <w:rsid w:val="00C701EE"/>
    <w:rsid w:val="00C77392"/>
    <w:rsid w:val="00C859A4"/>
    <w:rsid w:val="00C91D11"/>
    <w:rsid w:val="00C95B7D"/>
    <w:rsid w:val="00C96837"/>
    <w:rsid w:val="00CA114F"/>
    <w:rsid w:val="00CA3259"/>
    <w:rsid w:val="00CA7001"/>
    <w:rsid w:val="00CA73E8"/>
    <w:rsid w:val="00CC0E27"/>
    <w:rsid w:val="00CC4AF4"/>
    <w:rsid w:val="00CD05AB"/>
    <w:rsid w:val="00CD343D"/>
    <w:rsid w:val="00CD4105"/>
    <w:rsid w:val="00CD45C0"/>
    <w:rsid w:val="00CD49A7"/>
    <w:rsid w:val="00CD76C2"/>
    <w:rsid w:val="00CE22F7"/>
    <w:rsid w:val="00CF0078"/>
    <w:rsid w:val="00CF150A"/>
    <w:rsid w:val="00CF2451"/>
    <w:rsid w:val="00CF5354"/>
    <w:rsid w:val="00CF74AC"/>
    <w:rsid w:val="00D11146"/>
    <w:rsid w:val="00D111C4"/>
    <w:rsid w:val="00D15674"/>
    <w:rsid w:val="00D17D3A"/>
    <w:rsid w:val="00D208F9"/>
    <w:rsid w:val="00D21C48"/>
    <w:rsid w:val="00D235E2"/>
    <w:rsid w:val="00D26305"/>
    <w:rsid w:val="00D26525"/>
    <w:rsid w:val="00D27A4C"/>
    <w:rsid w:val="00D341ED"/>
    <w:rsid w:val="00D420F7"/>
    <w:rsid w:val="00D43124"/>
    <w:rsid w:val="00D4431C"/>
    <w:rsid w:val="00D44A06"/>
    <w:rsid w:val="00D560A3"/>
    <w:rsid w:val="00D744D4"/>
    <w:rsid w:val="00D745E0"/>
    <w:rsid w:val="00D74DC4"/>
    <w:rsid w:val="00D828CE"/>
    <w:rsid w:val="00D8314D"/>
    <w:rsid w:val="00D9073D"/>
    <w:rsid w:val="00D935AB"/>
    <w:rsid w:val="00D958EF"/>
    <w:rsid w:val="00D95A0C"/>
    <w:rsid w:val="00D9624A"/>
    <w:rsid w:val="00DA1BD4"/>
    <w:rsid w:val="00DA2106"/>
    <w:rsid w:val="00DA6990"/>
    <w:rsid w:val="00DB0FDD"/>
    <w:rsid w:val="00DB1470"/>
    <w:rsid w:val="00DB3403"/>
    <w:rsid w:val="00DB4823"/>
    <w:rsid w:val="00DB58FC"/>
    <w:rsid w:val="00DC08AE"/>
    <w:rsid w:val="00DC1EA1"/>
    <w:rsid w:val="00DC3646"/>
    <w:rsid w:val="00DC6804"/>
    <w:rsid w:val="00DC77E0"/>
    <w:rsid w:val="00DD1AF2"/>
    <w:rsid w:val="00DD397B"/>
    <w:rsid w:val="00DD71F3"/>
    <w:rsid w:val="00DE4FF5"/>
    <w:rsid w:val="00DE6723"/>
    <w:rsid w:val="00DE6B8C"/>
    <w:rsid w:val="00DF027C"/>
    <w:rsid w:val="00DF10D9"/>
    <w:rsid w:val="00DF57A2"/>
    <w:rsid w:val="00DF6913"/>
    <w:rsid w:val="00DF7639"/>
    <w:rsid w:val="00E0035D"/>
    <w:rsid w:val="00E04D33"/>
    <w:rsid w:val="00E04FC4"/>
    <w:rsid w:val="00E0658D"/>
    <w:rsid w:val="00E07B5A"/>
    <w:rsid w:val="00E1195C"/>
    <w:rsid w:val="00E16038"/>
    <w:rsid w:val="00E1791F"/>
    <w:rsid w:val="00E20EA5"/>
    <w:rsid w:val="00E21E87"/>
    <w:rsid w:val="00E239DA"/>
    <w:rsid w:val="00E23B6C"/>
    <w:rsid w:val="00E23BFC"/>
    <w:rsid w:val="00E24805"/>
    <w:rsid w:val="00E270CB"/>
    <w:rsid w:val="00E44DFA"/>
    <w:rsid w:val="00E54459"/>
    <w:rsid w:val="00E55650"/>
    <w:rsid w:val="00E56798"/>
    <w:rsid w:val="00E602AD"/>
    <w:rsid w:val="00E6281D"/>
    <w:rsid w:val="00E629E4"/>
    <w:rsid w:val="00E64469"/>
    <w:rsid w:val="00E64997"/>
    <w:rsid w:val="00E71014"/>
    <w:rsid w:val="00E87A06"/>
    <w:rsid w:val="00E91DDA"/>
    <w:rsid w:val="00E92773"/>
    <w:rsid w:val="00E97015"/>
    <w:rsid w:val="00EA3895"/>
    <w:rsid w:val="00EA6065"/>
    <w:rsid w:val="00EB08A7"/>
    <w:rsid w:val="00EB0AE4"/>
    <w:rsid w:val="00EB0D87"/>
    <w:rsid w:val="00EB435C"/>
    <w:rsid w:val="00EB4414"/>
    <w:rsid w:val="00EB4803"/>
    <w:rsid w:val="00EC3D76"/>
    <w:rsid w:val="00EC47B9"/>
    <w:rsid w:val="00EC6914"/>
    <w:rsid w:val="00EE414E"/>
    <w:rsid w:val="00EE69FA"/>
    <w:rsid w:val="00EF1206"/>
    <w:rsid w:val="00EF6362"/>
    <w:rsid w:val="00F0022D"/>
    <w:rsid w:val="00F070FC"/>
    <w:rsid w:val="00F153A0"/>
    <w:rsid w:val="00F169DF"/>
    <w:rsid w:val="00F2473B"/>
    <w:rsid w:val="00F24AB7"/>
    <w:rsid w:val="00F3397C"/>
    <w:rsid w:val="00F36067"/>
    <w:rsid w:val="00F43E00"/>
    <w:rsid w:val="00F56869"/>
    <w:rsid w:val="00F62E92"/>
    <w:rsid w:val="00F6379E"/>
    <w:rsid w:val="00F645EA"/>
    <w:rsid w:val="00F71A45"/>
    <w:rsid w:val="00F73606"/>
    <w:rsid w:val="00F7402D"/>
    <w:rsid w:val="00F80C7E"/>
    <w:rsid w:val="00F861A1"/>
    <w:rsid w:val="00F86DC4"/>
    <w:rsid w:val="00F922C4"/>
    <w:rsid w:val="00F96609"/>
    <w:rsid w:val="00FA42D8"/>
    <w:rsid w:val="00FA56D2"/>
    <w:rsid w:val="00FB4D86"/>
    <w:rsid w:val="00FB71B9"/>
    <w:rsid w:val="00FC01E7"/>
    <w:rsid w:val="00FC127E"/>
    <w:rsid w:val="00FD1F2A"/>
    <w:rsid w:val="00FD4734"/>
    <w:rsid w:val="00FD4796"/>
    <w:rsid w:val="00FE00DE"/>
    <w:rsid w:val="00FE0B59"/>
    <w:rsid w:val="00FE1F55"/>
    <w:rsid w:val="00FE54A7"/>
    <w:rsid w:val="00FE656B"/>
    <w:rsid w:val="00FF3B3C"/>
    <w:rsid w:val="00FF7490"/>
    <w:rsid w:val="56DFF941"/>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678203"/>
  <w15:chartTrackingRefBased/>
  <w15:docId w15:val="{038637AA-BDB7-49B4-AC00-4DCB20AAB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6798"/>
    <w:pPr>
      <w:keepNext/>
      <w:keepLines/>
      <w:pageBreakBefore/>
      <w:numPr>
        <w:numId w:val="1"/>
      </w:numPr>
      <w:spacing w:after="240"/>
      <w:outlineLvl w:val="0"/>
    </w:pPr>
    <w:rPr>
      <w:rFonts w:ascii="Calibri Light" w:eastAsiaTheme="majorEastAsia" w:hAnsi="Calibri Light" w:cstheme="majorBidi"/>
      <w:b/>
      <w:bCs/>
      <w:sz w:val="32"/>
      <w:szCs w:val="28"/>
      <w:lang w:val="en-US"/>
    </w:rPr>
  </w:style>
  <w:style w:type="paragraph" w:styleId="Heading2">
    <w:name w:val="heading 2"/>
    <w:basedOn w:val="Normal"/>
    <w:next w:val="Normal"/>
    <w:link w:val="Heading2Char"/>
    <w:uiPriority w:val="9"/>
    <w:unhideWhenUsed/>
    <w:qFormat/>
    <w:rsid w:val="00E56798"/>
    <w:pPr>
      <w:keepNext/>
      <w:keepLines/>
      <w:numPr>
        <w:ilvl w:val="1"/>
        <w:numId w:val="1"/>
      </w:numPr>
      <w:spacing w:before="240" w:after="240"/>
      <w:outlineLvl w:val="1"/>
    </w:pPr>
    <w:rPr>
      <w:rFonts w:ascii="Calibri Light" w:eastAsiaTheme="majorEastAsia" w:hAnsi="Calibri Light" w:cstheme="majorBidi"/>
      <w:b/>
      <w:bCs/>
      <w:sz w:val="28"/>
      <w:szCs w:val="26"/>
      <w:lang w:val="en-US"/>
    </w:rPr>
  </w:style>
  <w:style w:type="paragraph" w:styleId="Heading3">
    <w:name w:val="heading 3"/>
    <w:basedOn w:val="Normal"/>
    <w:next w:val="Normal"/>
    <w:link w:val="Heading3Char"/>
    <w:uiPriority w:val="9"/>
    <w:unhideWhenUsed/>
    <w:qFormat/>
    <w:rsid w:val="00E56798"/>
    <w:pPr>
      <w:keepNext/>
      <w:keepLines/>
      <w:numPr>
        <w:ilvl w:val="2"/>
        <w:numId w:val="1"/>
      </w:numPr>
      <w:spacing w:before="240" w:after="240"/>
      <w:outlineLvl w:val="2"/>
    </w:pPr>
    <w:rPr>
      <w:rFonts w:ascii="Calibri Light" w:eastAsiaTheme="majorEastAsia" w:hAnsi="Calibri Light" w:cstheme="majorBidi"/>
      <w:b/>
      <w:bCs/>
      <w:szCs w:val="22"/>
      <w:lang w:val="en-US"/>
    </w:rPr>
  </w:style>
  <w:style w:type="paragraph" w:styleId="Heading4">
    <w:name w:val="heading 4"/>
    <w:basedOn w:val="Normal"/>
    <w:next w:val="Normal"/>
    <w:link w:val="Heading4Char"/>
    <w:uiPriority w:val="9"/>
    <w:semiHidden/>
    <w:unhideWhenUsed/>
    <w:qFormat/>
    <w:rsid w:val="00E56798"/>
    <w:pPr>
      <w:keepNext/>
      <w:keepLines/>
      <w:numPr>
        <w:ilvl w:val="3"/>
        <w:numId w:val="1"/>
      </w:numPr>
      <w:spacing w:before="200"/>
      <w:outlineLvl w:val="3"/>
    </w:pPr>
    <w:rPr>
      <w:rFonts w:asciiTheme="majorHAnsi" w:eastAsiaTheme="majorEastAsia" w:hAnsiTheme="majorHAnsi" w:cstheme="majorBidi"/>
      <w:b/>
      <w:bCs/>
      <w:i/>
      <w:iCs/>
      <w:color w:val="5B9BD5" w:themeColor="accent1"/>
      <w:sz w:val="22"/>
      <w:szCs w:val="22"/>
      <w:lang w:val="en-US"/>
    </w:rPr>
  </w:style>
  <w:style w:type="paragraph" w:styleId="Heading5">
    <w:name w:val="heading 5"/>
    <w:basedOn w:val="Normal"/>
    <w:next w:val="Normal"/>
    <w:link w:val="Heading5Char"/>
    <w:unhideWhenUsed/>
    <w:qFormat/>
    <w:rsid w:val="00E56798"/>
    <w:pPr>
      <w:keepNext/>
      <w:keepLines/>
      <w:numPr>
        <w:ilvl w:val="4"/>
        <w:numId w:val="1"/>
      </w:numPr>
      <w:spacing w:before="200"/>
      <w:outlineLvl w:val="4"/>
    </w:pPr>
    <w:rPr>
      <w:rFonts w:asciiTheme="majorHAnsi" w:eastAsiaTheme="majorEastAsia" w:hAnsiTheme="majorHAnsi" w:cstheme="majorBidi"/>
      <w:color w:val="1F4D78" w:themeColor="accent1" w:themeShade="7F"/>
      <w:sz w:val="22"/>
      <w:szCs w:val="22"/>
      <w:lang w:val="en-US"/>
    </w:rPr>
  </w:style>
  <w:style w:type="paragraph" w:styleId="Heading6">
    <w:name w:val="heading 6"/>
    <w:basedOn w:val="Normal"/>
    <w:next w:val="Normal"/>
    <w:link w:val="Heading6Char"/>
    <w:uiPriority w:val="9"/>
    <w:semiHidden/>
    <w:unhideWhenUsed/>
    <w:qFormat/>
    <w:rsid w:val="00E56798"/>
    <w:pPr>
      <w:keepNext/>
      <w:keepLines/>
      <w:numPr>
        <w:ilvl w:val="5"/>
        <w:numId w:val="1"/>
      </w:numPr>
      <w:spacing w:before="200"/>
      <w:outlineLvl w:val="5"/>
    </w:pPr>
    <w:rPr>
      <w:rFonts w:asciiTheme="majorHAnsi" w:eastAsiaTheme="majorEastAsia" w:hAnsiTheme="majorHAnsi" w:cstheme="majorBidi"/>
      <w:i/>
      <w:iCs/>
      <w:color w:val="1F4D78" w:themeColor="accent1" w:themeShade="7F"/>
      <w:sz w:val="22"/>
      <w:szCs w:val="22"/>
      <w:lang w:val="en-US"/>
    </w:rPr>
  </w:style>
  <w:style w:type="paragraph" w:styleId="Heading7">
    <w:name w:val="heading 7"/>
    <w:basedOn w:val="Normal"/>
    <w:next w:val="Normal"/>
    <w:link w:val="Heading7Char"/>
    <w:uiPriority w:val="9"/>
    <w:semiHidden/>
    <w:unhideWhenUsed/>
    <w:qFormat/>
    <w:rsid w:val="00E56798"/>
    <w:pPr>
      <w:keepNext/>
      <w:keepLines/>
      <w:numPr>
        <w:ilvl w:val="6"/>
        <w:numId w:val="1"/>
      </w:numPr>
      <w:spacing w:before="200"/>
      <w:outlineLvl w:val="6"/>
    </w:pPr>
    <w:rPr>
      <w:rFonts w:asciiTheme="majorHAnsi" w:eastAsiaTheme="majorEastAsia" w:hAnsiTheme="majorHAnsi" w:cstheme="majorBidi"/>
      <w:i/>
      <w:iCs/>
      <w:color w:val="404040" w:themeColor="text1" w:themeTint="BF"/>
      <w:sz w:val="22"/>
      <w:szCs w:val="22"/>
      <w:lang w:val="en-US"/>
    </w:rPr>
  </w:style>
  <w:style w:type="paragraph" w:styleId="Heading8">
    <w:name w:val="heading 8"/>
    <w:basedOn w:val="Normal"/>
    <w:next w:val="Normal"/>
    <w:link w:val="Heading8Char"/>
    <w:uiPriority w:val="9"/>
    <w:semiHidden/>
    <w:unhideWhenUsed/>
    <w:qFormat/>
    <w:rsid w:val="00E5679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E5679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1F02"/>
    <w:pPr>
      <w:tabs>
        <w:tab w:val="center" w:pos="4513"/>
        <w:tab w:val="right" w:pos="9026"/>
      </w:tabs>
    </w:pPr>
  </w:style>
  <w:style w:type="character" w:customStyle="1" w:styleId="HeaderChar">
    <w:name w:val="Header Char"/>
    <w:basedOn w:val="DefaultParagraphFont"/>
    <w:link w:val="Header"/>
    <w:uiPriority w:val="99"/>
    <w:rsid w:val="008C1F02"/>
  </w:style>
  <w:style w:type="paragraph" w:styleId="Footer">
    <w:name w:val="footer"/>
    <w:basedOn w:val="Normal"/>
    <w:link w:val="FooterChar"/>
    <w:uiPriority w:val="99"/>
    <w:unhideWhenUsed/>
    <w:rsid w:val="008C1F02"/>
    <w:pPr>
      <w:tabs>
        <w:tab w:val="center" w:pos="4513"/>
        <w:tab w:val="right" w:pos="9026"/>
      </w:tabs>
    </w:pPr>
  </w:style>
  <w:style w:type="character" w:customStyle="1" w:styleId="FooterChar">
    <w:name w:val="Footer Char"/>
    <w:basedOn w:val="DefaultParagraphFont"/>
    <w:link w:val="Footer"/>
    <w:uiPriority w:val="99"/>
    <w:rsid w:val="008C1F02"/>
  </w:style>
  <w:style w:type="paragraph" w:styleId="NoSpacing">
    <w:name w:val="No Spacing"/>
    <w:link w:val="NoSpacingChar"/>
    <w:uiPriority w:val="1"/>
    <w:qFormat/>
    <w:rsid w:val="00BD3A56"/>
    <w:rPr>
      <w:rFonts w:eastAsiaTheme="minorEastAsia"/>
      <w:sz w:val="22"/>
      <w:szCs w:val="22"/>
      <w:lang w:val="en-US" w:eastAsia="zh-CN"/>
    </w:rPr>
  </w:style>
  <w:style w:type="character" w:customStyle="1" w:styleId="NoSpacingChar">
    <w:name w:val="No Spacing Char"/>
    <w:basedOn w:val="DefaultParagraphFont"/>
    <w:link w:val="NoSpacing"/>
    <w:uiPriority w:val="1"/>
    <w:rsid w:val="00BD3A56"/>
    <w:rPr>
      <w:rFonts w:eastAsiaTheme="minorEastAsia"/>
      <w:sz w:val="22"/>
      <w:szCs w:val="22"/>
      <w:lang w:val="en-US" w:eastAsia="zh-CN"/>
    </w:rPr>
  </w:style>
  <w:style w:type="character" w:styleId="PageNumber">
    <w:name w:val="page number"/>
    <w:basedOn w:val="DefaultParagraphFont"/>
    <w:uiPriority w:val="99"/>
    <w:semiHidden/>
    <w:unhideWhenUsed/>
    <w:rsid w:val="003C03DC"/>
  </w:style>
  <w:style w:type="character" w:customStyle="1" w:styleId="Heading1Char">
    <w:name w:val="Heading 1 Char"/>
    <w:basedOn w:val="DefaultParagraphFont"/>
    <w:link w:val="Heading1"/>
    <w:uiPriority w:val="9"/>
    <w:rsid w:val="00E56798"/>
    <w:rPr>
      <w:rFonts w:ascii="Calibri Light" w:eastAsiaTheme="majorEastAsia" w:hAnsi="Calibri Light" w:cstheme="majorBidi"/>
      <w:b/>
      <w:bCs/>
      <w:sz w:val="32"/>
      <w:szCs w:val="28"/>
      <w:lang w:val="en-US"/>
    </w:rPr>
  </w:style>
  <w:style w:type="character" w:customStyle="1" w:styleId="Heading2Char">
    <w:name w:val="Heading 2 Char"/>
    <w:basedOn w:val="DefaultParagraphFont"/>
    <w:link w:val="Heading2"/>
    <w:uiPriority w:val="9"/>
    <w:rsid w:val="00E56798"/>
    <w:rPr>
      <w:rFonts w:ascii="Calibri Light" w:eastAsiaTheme="majorEastAsia" w:hAnsi="Calibri Light" w:cstheme="majorBidi"/>
      <w:b/>
      <w:bCs/>
      <w:sz w:val="28"/>
      <w:szCs w:val="26"/>
      <w:lang w:val="en-US"/>
    </w:rPr>
  </w:style>
  <w:style w:type="character" w:customStyle="1" w:styleId="Heading3Char">
    <w:name w:val="Heading 3 Char"/>
    <w:basedOn w:val="DefaultParagraphFont"/>
    <w:link w:val="Heading3"/>
    <w:uiPriority w:val="9"/>
    <w:rsid w:val="00E56798"/>
    <w:rPr>
      <w:rFonts w:ascii="Calibri Light" w:eastAsiaTheme="majorEastAsia" w:hAnsi="Calibri Light" w:cstheme="majorBidi"/>
      <w:b/>
      <w:bCs/>
      <w:szCs w:val="22"/>
      <w:lang w:val="en-US"/>
    </w:rPr>
  </w:style>
  <w:style w:type="character" w:customStyle="1" w:styleId="Heading4Char">
    <w:name w:val="Heading 4 Char"/>
    <w:basedOn w:val="DefaultParagraphFont"/>
    <w:link w:val="Heading4"/>
    <w:uiPriority w:val="9"/>
    <w:semiHidden/>
    <w:rsid w:val="00E56798"/>
    <w:rPr>
      <w:rFonts w:asciiTheme="majorHAnsi" w:eastAsiaTheme="majorEastAsia" w:hAnsiTheme="majorHAnsi" w:cstheme="majorBidi"/>
      <w:b/>
      <w:bCs/>
      <w:i/>
      <w:iCs/>
      <w:color w:val="5B9BD5" w:themeColor="accent1"/>
      <w:sz w:val="22"/>
      <w:szCs w:val="22"/>
      <w:lang w:val="en-US"/>
    </w:rPr>
  </w:style>
  <w:style w:type="character" w:customStyle="1" w:styleId="Heading5Char">
    <w:name w:val="Heading 5 Char"/>
    <w:basedOn w:val="DefaultParagraphFont"/>
    <w:link w:val="Heading5"/>
    <w:rsid w:val="00E56798"/>
    <w:rPr>
      <w:rFonts w:asciiTheme="majorHAnsi" w:eastAsiaTheme="majorEastAsia" w:hAnsiTheme="majorHAnsi" w:cstheme="majorBidi"/>
      <w:color w:val="1F4D78" w:themeColor="accent1" w:themeShade="7F"/>
      <w:sz w:val="22"/>
      <w:szCs w:val="22"/>
      <w:lang w:val="en-US"/>
    </w:rPr>
  </w:style>
  <w:style w:type="character" w:customStyle="1" w:styleId="Heading6Char">
    <w:name w:val="Heading 6 Char"/>
    <w:basedOn w:val="DefaultParagraphFont"/>
    <w:link w:val="Heading6"/>
    <w:uiPriority w:val="9"/>
    <w:semiHidden/>
    <w:rsid w:val="00E56798"/>
    <w:rPr>
      <w:rFonts w:asciiTheme="majorHAnsi" w:eastAsiaTheme="majorEastAsia" w:hAnsiTheme="majorHAnsi" w:cstheme="majorBidi"/>
      <w:i/>
      <w:iCs/>
      <w:color w:val="1F4D78" w:themeColor="accent1" w:themeShade="7F"/>
      <w:sz w:val="22"/>
      <w:szCs w:val="22"/>
      <w:lang w:val="en-US"/>
    </w:rPr>
  </w:style>
  <w:style w:type="character" w:customStyle="1" w:styleId="Heading7Char">
    <w:name w:val="Heading 7 Char"/>
    <w:basedOn w:val="DefaultParagraphFont"/>
    <w:link w:val="Heading7"/>
    <w:uiPriority w:val="9"/>
    <w:semiHidden/>
    <w:rsid w:val="00E56798"/>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E56798"/>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56798"/>
    <w:rPr>
      <w:rFonts w:asciiTheme="majorHAnsi" w:eastAsiaTheme="majorEastAsia" w:hAnsiTheme="majorHAnsi" w:cstheme="majorBidi"/>
      <w:i/>
      <w:iCs/>
      <w:color w:val="404040" w:themeColor="text1" w:themeTint="BF"/>
      <w:sz w:val="20"/>
      <w:szCs w:val="20"/>
      <w:lang w:val="en-US"/>
    </w:rPr>
  </w:style>
  <w:style w:type="paragraph" w:styleId="ListParagraph">
    <w:name w:val="List Paragraph"/>
    <w:basedOn w:val="Normal"/>
    <w:uiPriority w:val="34"/>
    <w:qFormat/>
    <w:rsid w:val="00E56798"/>
    <w:pPr>
      <w:spacing w:after="120"/>
      <w:ind w:left="720"/>
      <w:contextualSpacing/>
    </w:pPr>
    <w:rPr>
      <w:rFonts w:ascii="Calibri Light" w:eastAsia="Calibri" w:hAnsi="Calibri Light" w:cs="Times New Roman"/>
      <w:sz w:val="22"/>
      <w:szCs w:val="22"/>
      <w:lang w:val="en-US"/>
    </w:rPr>
  </w:style>
  <w:style w:type="table" w:styleId="LightList-Accent1">
    <w:name w:val="Light List Accent 1"/>
    <w:basedOn w:val="TableNormal"/>
    <w:uiPriority w:val="61"/>
    <w:rsid w:val="00E56798"/>
    <w:rPr>
      <w:rFonts w:ascii="Calibri" w:eastAsia="Calibri" w:hAnsi="Calibri" w:cs="Times New Roman"/>
      <w:sz w:val="20"/>
      <w:szCs w:val="20"/>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TableGrid">
    <w:name w:val="Table Grid"/>
    <w:basedOn w:val="TableNormal"/>
    <w:uiPriority w:val="59"/>
    <w:rsid w:val="001D17B4"/>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autoRedefine/>
    <w:uiPriority w:val="99"/>
    <w:unhideWhenUsed/>
    <w:qFormat/>
    <w:rsid w:val="00060955"/>
    <w:pPr>
      <w:spacing w:after="120"/>
      <w:jc w:val="both"/>
    </w:pPr>
    <w:rPr>
      <w:rFonts w:ascii="Frutiger LT Pro 55 Roman" w:hAnsi="Frutiger LT Pro 55 Roman" w:cs="Mangal (Body CS)"/>
      <w:color w:val="595959" w:themeColor="text1" w:themeTint="A6"/>
      <w:kern w:val="2"/>
      <w:sz w:val="22"/>
      <w14:ligatures w14:val="standardContextual"/>
    </w:rPr>
  </w:style>
  <w:style w:type="character" w:customStyle="1" w:styleId="BodyTextChar">
    <w:name w:val="Body Text Char"/>
    <w:basedOn w:val="DefaultParagraphFont"/>
    <w:link w:val="BodyText"/>
    <w:uiPriority w:val="99"/>
    <w:rsid w:val="00060955"/>
    <w:rPr>
      <w:rFonts w:ascii="Frutiger LT Pro 55 Roman" w:hAnsi="Frutiger LT Pro 55 Roman" w:cs="Mangal (Body CS)"/>
      <w:color w:val="595959" w:themeColor="text1" w:themeTint="A6"/>
      <w:kern w:val="2"/>
      <w:sz w:val="22"/>
      <w14:ligatures w14:val="standardContextual"/>
    </w:rPr>
  </w:style>
  <w:style w:type="table" w:styleId="GridTable5Dark-Accent1">
    <w:name w:val="Grid Table 5 Dark Accent 1"/>
    <w:basedOn w:val="TableNormal"/>
    <w:uiPriority w:val="50"/>
    <w:rsid w:val="007C30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3-Accent1">
    <w:name w:val="Grid Table 3 Accent 1"/>
    <w:basedOn w:val="TableNormal"/>
    <w:uiPriority w:val="48"/>
    <w:rsid w:val="00B1601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4-Accent1">
    <w:name w:val="Grid Table 4 Accent 1"/>
    <w:basedOn w:val="TableNormal"/>
    <w:uiPriority w:val="49"/>
    <w:rsid w:val="009C3E68"/>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1">
    <w:name w:val="Grid Table 1 Light Accent 1"/>
    <w:basedOn w:val="TableNormal"/>
    <w:uiPriority w:val="46"/>
    <w:rsid w:val="009C3E6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02FC7"/>
    <w:rPr>
      <w:rFonts w:ascii="Times New Roman" w:hAnsi="Times New Roman" w:cs="Times New Roman"/>
    </w:rPr>
  </w:style>
  <w:style w:type="character" w:styleId="Hyperlink">
    <w:name w:val="Hyperlink"/>
    <w:basedOn w:val="DefaultParagraphFont"/>
    <w:uiPriority w:val="99"/>
    <w:unhideWhenUsed/>
    <w:rsid w:val="003B57CB"/>
    <w:rPr>
      <w:color w:val="0563C1" w:themeColor="hyperlink"/>
      <w:u w:val="single"/>
    </w:rPr>
  </w:style>
  <w:style w:type="table" w:styleId="PlainTable5">
    <w:name w:val="Plain Table 5"/>
    <w:basedOn w:val="TableNormal"/>
    <w:uiPriority w:val="45"/>
    <w:rsid w:val="00E7101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nseQuote">
    <w:name w:val="Intense Quote"/>
    <w:basedOn w:val="Normal"/>
    <w:next w:val="Normal"/>
    <w:link w:val="IntenseQuoteChar"/>
    <w:uiPriority w:val="30"/>
    <w:qFormat/>
    <w:rsid w:val="004577D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577DD"/>
    <w:rPr>
      <w:i/>
      <w:iCs/>
      <w:color w:val="5B9BD5" w:themeColor="accent1"/>
    </w:rPr>
  </w:style>
  <w:style w:type="paragraph" w:styleId="Quote">
    <w:name w:val="Quote"/>
    <w:basedOn w:val="Normal"/>
    <w:next w:val="Normal"/>
    <w:link w:val="QuoteChar"/>
    <w:uiPriority w:val="29"/>
    <w:qFormat/>
    <w:rsid w:val="004577D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577DD"/>
    <w:rPr>
      <w:i/>
      <w:iCs/>
      <w:color w:val="404040" w:themeColor="text1" w:themeTint="BF"/>
    </w:rPr>
  </w:style>
  <w:style w:type="table" w:styleId="GridTable7Colorful-Accent5">
    <w:name w:val="Grid Table 7 Colorful Accent 5"/>
    <w:basedOn w:val="TableNormal"/>
    <w:uiPriority w:val="52"/>
    <w:rsid w:val="003279BF"/>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PlainTable3">
    <w:name w:val="Plain Table 3"/>
    <w:basedOn w:val="TableNormal"/>
    <w:uiPriority w:val="43"/>
    <w:rsid w:val="0015090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377B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6E5FD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5">
    <w:name w:val="Grid Table 5 Dark Accent 5"/>
    <w:basedOn w:val="TableNormal"/>
    <w:uiPriority w:val="50"/>
    <w:rsid w:val="00933DF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7Colorful">
    <w:name w:val="Grid Table 7 Colorful"/>
    <w:basedOn w:val="TableNormal"/>
    <w:uiPriority w:val="52"/>
    <w:rsid w:val="007946AA"/>
    <w:rPr>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2-Accent5">
    <w:name w:val="List Table 2 Accent 5"/>
    <w:basedOn w:val="TableNormal"/>
    <w:uiPriority w:val="47"/>
    <w:rsid w:val="0071582C"/>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697030"/>
    <w:rPr>
      <w:color w:val="605E5C"/>
      <w:shd w:val="clear" w:color="auto" w:fill="E1DFDD"/>
    </w:rPr>
  </w:style>
  <w:style w:type="character" w:styleId="FollowedHyperlink">
    <w:name w:val="FollowedHyperlink"/>
    <w:basedOn w:val="DefaultParagraphFont"/>
    <w:uiPriority w:val="99"/>
    <w:semiHidden/>
    <w:unhideWhenUsed/>
    <w:rsid w:val="00697030"/>
    <w:rPr>
      <w:color w:val="954F72" w:themeColor="followedHyperlink"/>
      <w:u w:val="single"/>
    </w:rPr>
  </w:style>
  <w:style w:type="table" w:styleId="TableGridLight">
    <w:name w:val="Grid Table Light"/>
    <w:basedOn w:val="TableNormal"/>
    <w:uiPriority w:val="40"/>
    <w:rsid w:val="00895E22"/>
    <w:rPr>
      <w:kern w:val="2"/>
      <w:lang w:val="en-US"/>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30257">
      <w:bodyDiv w:val="1"/>
      <w:marLeft w:val="0"/>
      <w:marRight w:val="0"/>
      <w:marTop w:val="0"/>
      <w:marBottom w:val="0"/>
      <w:divBdr>
        <w:top w:val="none" w:sz="0" w:space="0" w:color="auto"/>
        <w:left w:val="none" w:sz="0" w:space="0" w:color="auto"/>
        <w:bottom w:val="none" w:sz="0" w:space="0" w:color="auto"/>
        <w:right w:val="none" w:sz="0" w:space="0" w:color="auto"/>
      </w:divBdr>
    </w:div>
    <w:div w:id="47537418">
      <w:bodyDiv w:val="1"/>
      <w:marLeft w:val="0"/>
      <w:marRight w:val="0"/>
      <w:marTop w:val="0"/>
      <w:marBottom w:val="0"/>
      <w:divBdr>
        <w:top w:val="none" w:sz="0" w:space="0" w:color="auto"/>
        <w:left w:val="none" w:sz="0" w:space="0" w:color="auto"/>
        <w:bottom w:val="none" w:sz="0" w:space="0" w:color="auto"/>
        <w:right w:val="none" w:sz="0" w:space="0" w:color="auto"/>
      </w:divBdr>
    </w:div>
    <w:div w:id="52657731">
      <w:bodyDiv w:val="1"/>
      <w:marLeft w:val="0"/>
      <w:marRight w:val="0"/>
      <w:marTop w:val="0"/>
      <w:marBottom w:val="0"/>
      <w:divBdr>
        <w:top w:val="none" w:sz="0" w:space="0" w:color="auto"/>
        <w:left w:val="none" w:sz="0" w:space="0" w:color="auto"/>
        <w:bottom w:val="none" w:sz="0" w:space="0" w:color="auto"/>
        <w:right w:val="none" w:sz="0" w:space="0" w:color="auto"/>
      </w:divBdr>
    </w:div>
    <w:div w:id="55321486">
      <w:bodyDiv w:val="1"/>
      <w:marLeft w:val="0"/>
      <w:marRight w:val="0"/>
      <w:marTop w:val="0"/>
      <w:marBottom w:val="0"/>
      <w:divBdr>
        <w:top w:val="none" w:sz="0" w:space="0" w:color="auto"/>
        <w:left w:val="none" w:sz="0" w:space="0" w:color="auto"/>
        <w:bottom w:val="none" w:sz="0" w:space="0" w:color="auto"/>
        <w:right w:val="none" w:sz="0" w:space="0" w:color="auto"/>
      </w:divBdr>
    </w:div>
    <w:div w:id="68502520">
      <w:bodyDiv w:val="1"/>
      <w:marLeft w:val="0"/>
      <w:marRight w:val="0"/>
      <w:marTop w:val="0"/>
      <w:marBottom w:val="0"/>
      <w:divBdr>
        <w:top w:val="none" w:sz="0" w:space="0" w:color="auto"/>
        <w:left w:val="none" w:sz="0" w:space="0" w:color="auto"/>
        <w:bottom w:val="none" w:sz="0" w:space="0" w:color="auto"/>
        <w:right w:val="none" w:sz="0" w:space="0" w:color="auto"/>
      </w:divBdr>
    </w:div>
    <w:div w:id="84763676">
      <w:bodyDiv w:val="1"/>
      <w:marLeft w:val="0"/>
      <w:marRight w:val="0"/>
      <w:marTop w:val="0"/>
      <w:marBottom w:val="0"/>
      <w:divBdr>
        <w:top w:val="none" w:sz="0" w:space="0" w:color="auto"/>
        <w:left w:val="none" w:sz="0" w:space="0" w:color="auto"/>
        <w:bottom w:val="none" w:sz="0" w:space="0" w:color="auto"/>
        <w:right w:val="none" w:sz="0" w:space="0" w:color="auto"/>
      </w:divBdr>
    </w:div>
    <w:div w:id="90662098">
      <w:bodyDiv w:val="1"/>
      <w:marLeft w:val="0"/>
      <w:marRight w:val="0"/>
      <w:marTop w:val="0"/>
      <w:marBottom w:val="0"/>
      <w:divBdr>
        <w:top w:val="none" w:sz="0" w:space="0" w:color="auto"/>
        <w:left w:val="none" w:sz="0" w:space="0" w:color="auto"/>
        <w:bottom w:val="none" w:sz="0" w:space="0" w:color="auto"/>
        <w:right w:val="none" w:sz="0" w:space="0" w:color="auto"/>
      </w:divBdr>
    </w:div>
    <w:div w:id="100227952">
      <w:bodyDiv w:val="1"/>
      <w:marLeft w:val="0"/>
      <w:marRight w:val="0"/>
      <w:marTop w:val="0"/>
      <w:marBottom w:val="0"/>
      <w:divBdr>
        <w:top w:val="none" w:sz="0" w:space="0" w:color="auto"/>
        <w:left w:val="none" w:sz="0" w:space="0" w:color="auto"/>
        <w:bottom w:val="none" w:sz="0" w:space="0" w:color="auto"/>
        <w:right w:val="none" w:sz="0" w:space="0" w:color="auto"/>
      </w:divBdr>
    </w:div>
    <w:div w:id="107623884">
      <w:bodyDiv w:val="1"/>
      <w:marLeft w:val="0"/>
      <w:marRight w:val="0"/>
      <w:marTop w:val="0"/>
      <w:marBottom w:val="0"/>
      <w:divBdr>
        <w:top w:val="none" w:sz="0" w:space="0" w:color="auto"/>
        <w:left w:val="none" w:sz="0" w:space="0" w:color="auto"/>
        <w:bottom w:val="none" w:sz="0" w:space="0" w:color="auto"/>
        <w:right w:val="none" w:sz="0" w:space="0" w:color="auto"/>
      </w:divBdr>
    </w:div>
    <w:div w:id="133837093">
      <w:bodyDiv w:val="1"/>
      <w:marLeft w:val="0"/>
      <w:marRight w:val="0"/>
      <w:marTop w:val="0"/>
      <w:marBottom w:val="0"/>
      <w:divBdr>
        <w:top w:val="none" w:sz="0" w:space="0" w:color="auto"/>
        <w:left w:val="none" w:sz="0" w:space="0" w:color="auto"/>
        <w:bottom w:val="none" w:sz="0" w:space="0" w:color="auto"/>
        <w:right w:val="none" w:sz="0" w:space="0" w:color="auto"/>
      </w:divBdr>
    </w:div>
    <w:div w:id="142162773">
      <w:bodyDiv w:val="1"/>
      <w:marLeft w:val="0"/>
      <w:marRight w:val="0"/>
      <w:marTop w:val="0"/>
      <w:marBottom w:val="0"/>
      <w:divBdr>
        <w:top w:val="none" w:sz="0" w:space="0" w:color="auto"/>
        <w:left w:val="none" w:sz="0" w:space="0" w:color="auto"/>
        <w:bottom w:val="none" w:sz="0" w:space="0" w:color="auto"/>
        <w:right w:val="none" w:sz="0" w:space="0" w:color="auto"/>
      </w:divBdr>
    </w:div>
    <w:div w:id="155459146">
      <w:bodyDiv w:val="1"/>
      <w:marLeft w:val="0"/>
      <w:marRight w:val="0"/>
      <w:marTop w:val="0"/>
      <w:marBottom w:val="0"/>
      <w:divBdr>
        <w:top w:val="none" w:sz="0" w:space="0" w:color="auto"/>
        <w:left w:val="none" w:sz="0" w:space="0" w:color="auto"/>
        <w:bottom w:val="none" w:sz="0" w:space="0" w:color="auto"/>
        <w:right w:val="none" w:sz="0" w:space="0" w:color="auto"/>
      </w:divBdr>
    </w:div>
    <w:div w:id="187958014">
      <w:bodyDiv w:val="1"/>
      <w:marLeft w:val="0"/>
      <w:marRight w:val="0"/>
      <w:marTop w:val="0"/>
      <w:marBottom w:val="0"/>
      <w:divBdr>
        <w:top w:val="none" w:sz="0" w:space="0" w:color="auto"/>
        <w:left w:val="none" w:sz="0" w:space="0" w:color="auto"/>
        <w:bottom w:val="none" w:sz="0" w:space="0" w:color="auto"/>
        <w:right w:val="none" w:sz="0" w:space="0" w:color="auto"/>
      </w:divBdr>
    </w:div>
    <w:div w:id="197088638">
      <w:bodyDiv w:val="1"/>
      <w:marLeft w:val="0"/>
      <w:marRight w:val="0"/>
      <w:marTop w:val="0"/>
      <w:marBottom w:val="0"/>
      <w:divBdr>
        <w:top w:val="none" w:sz="0" w:space="0" w:color="auto"/>
        <w:left w:val="none" w:sz="0" w:space="0" w:color="auto"/>
        <w:bottom w:val="none" w:sz="0" w:space="0" w:color="auto"/>
        <w:right w:val="none" w:sz="0" w:space="0" w:color="auto"/>
      </w:divBdr>
    </w:div>
    <w:div w:id="204221215">
      <w:bodyDiv w:val="1"/>
      <w:marLeft w:val="0"/>
      <w:marRight w:val="0"/>
      <w:marTop w:val="0"/>
      <w:marBottom w:val="0"/>
      <w:divBdr>
        <w:top w:val="none" w:sz="0" w:space="0" w:color="auto"/>
        <w:left w:val="none" w:sz="0" w:space="0" w:color="auto"/>
        <w:bottom w:val="none" w:sz="0" w:space="0" w:color="auto"/>
        <w:right w:val="none" w:sz="0" w:space="0" w:color="auto"/>
      </w:divBdr>
    </w:div>
    <w:div w:id="213008732">
      <w:bodyDiv w:val="1"/>
      <w:marLeft w:val="0"/>
      <w:marRight w:val="0"/>
      <w:marTop w:val="0"/>
      <w:marBottom w:val="0"/>
      <w:divBdr>
        <w:top w:val="none" w:sz="0" w:space="0" w:color="auto"/>
        <w:left w:val="none" w:sz="0" w:space="0" w:color="auto"/>
        <w:bottom w:val="none" w:sz="0" w:space="0" w:color="auto"/>
        <w:right w:val="none" w:sz="0" w:space="0" w:color="auto"/>
      </w:divBdr>
      <w:divsChild>
        <w:div w:id="2122340292">
          <w:marLeft w:val="0"/>
          <w:marRight w:val="0"/>
          <w:marTop w:val="0"/>
          <w:marBottom w:val="0"/>
          <w:divBdr>
            <w:top w:val="none" w:sz="0" w:space="0" w:color="auto"/>
            <w:left w:val="none" w:sz="0" w:space="0" w:color="auto"/>
            <w:bottom w:val="none" w:sz="0" w:space="0" w:color="auto"/>
            <w:right w:val="none" w:sz="0" w:space="0" w:color="auto"/>
          </w:divBdr>
          <w:divsChild>
            <w:div w:id="199055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52675">
      <w:bodyDiv w:val="1"/>
      <w:marLeft w:val="0"/>
      <w:marRight w:val="0"/>
      <w:marTop w:val="0"/>
      <w:marBottom w:val="0"/>
      <w:divBdr>
        <w:top w:val="none" w:sz="0" w:space="0" w:color="auto"/>
        <w:left w:val="none" w:sz="0" w:space="0" w:color="auto"/>
        <w:bottom w:val="none" w:sz="0" w:space="0" w:color="auto"/>
        <w:right w:val="none" w:sz="0" w:space="0" w:color="auto"/>
      </w:divBdr>
    </w:div>
    <w:div w:id="231042174">
      <w:bodyDiv w:val="1"/>
      <w:marLeft w:val="0"/>
      <w:marRight w:val="0"/>
      <w:marTop w:val="0"/>
      <w:marBottom w:val="0"/>
      <w:divBdr>
        <w:top w:val="none" w:sz="0" w:space="0" w:color="auto"/>
        <w:left w:val="none" w:sz="0" w:space="0" w:color="auto"/>
        <w:bottom w:val="none" w:sz="0" w:space="0" w:color="auto"/>
        <w:right w:val="none" w:sz="0" w:space="0" w:color="auto"/>
      </w:divBdr>
    </w:div>
    <w:div w:id="253364136">
      <w:bodyDiv w:val="1"/>
      <w:marLeft w:val="0"/>
      <w:marRight w:val="0"/>
      <w:marTop w:val="0"/>
      <w:marBottom w:val="0"/>
      <w:divBdr>
        <w:top w:val="none" w:sz="0" w:space="0" w:color="auto"/>
        <w:left w:val="none" w:sz="0" w:space="0" w:color="auto"/>
        <w:bottom w:val="none" w:sz="0" w:space="0" w:color="auto"/>
        <w:right w:val="none" w:sz="0" w:space="0" w:color="auto"/>
      </w:divBdr>
    </w:div>
    <w:div w:id="267851884">
      <w:bodyDiv w:val="1"/>
      <w:marLeft w:val="0"/>
      <w:marRight w:val="0"/>
      <w:marTop w:val="0"/>
      <w:marBottom w:val="0"/>
      <w:divBdr>
        <w:top w:val="none" w:sz="0" w:space="0" w:color="auto"/>
        <w:left w:val="none" w:sz="0" w:space="0" w:color="auto"/>
        <w:bottom w:val="none" w:sz="0" w:space="0" w:color="auto"/>
        <w:right w:val="none" w:sz="0" w:space="0" w:color="auto"/>
      </w:divBdr>
    </w:div>
    <w:div w:id="279647219">
      <w:bodyDiv w:val="1"/>
      <w:marLeft w:val="0"/>
      <w:marRight w:val="0"/>
      <w:marTop w:val="0"/>
      <w:marBottom w:val="0"/>
      <w:divBdr>
        <w:top w:val="none" w:sz="0" w:space="0" w:color="auto"/>
        <w:left w:val="none" w:sz="0" w:space="0" w:color="auto"/>
        <w:bottom w:val="none" w:sz="0" w:space="0" w:color="auto"/>
        <w:right w:val="none" w:sz="0" w:space="0" w:color="auto"/>
      </w:divBdr>
    </w:div>
    <w:div w:id="283316103">
      <w:bodyDiv w:val="1"/>
      <w:marLeft w:val="0"/>
      <w:marRight w:val="0"/>
      <w:marTop w:val="0"/>
      <w:marBottom w:val="0"/>
      <w:divBdr>
        <w:top w:val="none" w:sz="0" w:space="0" w:color="auto"/>
        <w:left w:val="none" w:sz="0" w:space="0" w:color="auto"/>
        <w:bottom w:val="none" w:sz="0" w:space="0" w:color="auto"/>
        <w:right w:val="none" w:sz="0" w:space="0" w:color="auto"/>
      </w:divBdr>
    </w:div>
    <w:div w:id="284896897">
      <w:bodyDiv w:val="1"/>
      <w:marLeft w:val="0"/>
      <w:marRight w:val="0"/>
      <w:marTop w:val="0"/>
      <w:marBottom w:val="0"/>
      <w:divBdr>
        <w:top w:val="none" w:sz="0" w:space="0" w:color="auto"/>
        <w:left w:val="none" w:sz="0" w:space="0" w:color="auto"/>
        <w:bottom w:val="none" w:sz="0" w:space="0" w:color="auto"/>
        <w:right w:val="none" w:sz="0" w:space="0" w:color="auto"/>
      </w:divBdr>
    </w:div>
    <w:div w:id="287053613">
      <w:bodyDiv w:val="1"/>
      <w:marLeft w:val="0"/>
      <w:marRight w:val="0"/>
      <w:marTop w:val="0"/>
      <w:marBottom w:val="0"/>
      <w:divBdr>
        <w:top w:val="none" w:sz="0" w:space="0" w:color="auto"/>
        <w:left w:val="none" w:sz="0" w:space="0" w:color="auto"/>
        <w:bottom w:val="none" w:sz="0" w:space="0" w:color="auto"/>
        <w:right w:val="none" w:sz="0" w:space="0" w:color="auto"/>
      </w:divBdr>
    </w:div>
    <w:div w:id="294992666">
      <w:bodyDiv w:val="1"/>
      <w:marLeft w:val="0"/>
      <w:marRight w:val="0"/>
      <w:marTop w:val="0"/>
      <w:marBottom w:val="0"/>
      <w:divBdr>
        <w:top w:val="none" w:sz="0" w:space="0" w:color="auto"/>
        <w:left w:val="none" w:sz="0" w:space="0" w:color="auto"/>
        <w:bottom w:val="none" w:sz="0" w:space="0" w:color="auto"/>
        <w:right w:val="none" w:sz="0" w:space="0" w:color="auto"/>
      </w:divBdr>
    </w:div>
    <w:div w:id="304699218">
      <w:bodyDiv w:val="1"/>
      <w:marLeft w:val="0"/>
      <w:marRight w:val="0"/>
      <w:marTop w:val="0"/>
      <w:marBottom w:val="0"/>
      <w:divBdr>
        <w:top w:val="none" w:sz="0" w:space="0" w:color="auto"/>
        <w:left w:val="none" w:sz="0" w:space="0" w:color="auto"/>
        <w:bottom w:val="none" w:sz="0" w:space="0" w:color="auto"/>
        <w:right w:val="none" w:sz="0" w:space="0" w:color="auto"/>
      </w:divBdr>
    </w:div>
    <w:div w:id="335042681">
      <w:bodyDiv w:val="1"/>
      <w:marLeft w:val="0"/>
      <w:marRight w:val="0"/>
      <w:marTop w:val="0"/>
      <w:marBottom w:val="0"/>
      <w:divBdr>
        <w:top w:val="none" w:sz="0" w:space="0" w:color="auto"/>
        <w:left w:val="none" w:sz="0" w:space="0" w:color="auto"/>
        <w:bottom w:val="none" w:sz="0" w:space="0" w:color="auto"/>
        <w:right w:val="none" w:sz="0" w:space="0" w:color="auto"/>
      </w:divBdr>
    </w:div>
    <w:div w:id="338696670">
      <w:bodyDiv w:val="1"/>
      <w:marLeft w:val="0"/>
      <w:marRight w:val="0"/>
      <w:marTop w:val="0"/>
      <w:marBottom w:val="0"/>
      <w:divBdr>
        <w:top w:val="none" w:sz="0" w:space="0" w:color="auto"/>
        <w:left w:val="none" w:sz="0" w:space="0" w:color="auto"/>
        <w:bottom w:val="none" w:sz="0" w:space="0" w:color="auto"/>
        <w:right w:val="none" w:sz="0" w:space="0" w:color="auto"/>
      </w:divBdr>
      <w:divsChild>
        <w:div w:id="501823849">
          <w:marLeft w:val="0"/>
          <w:marRight w:val="0"/>
          <w:marTop w:val="0"/>
          <w:marBottom w:val="0"/>
          <w:divBdr>
            <w:top w:val="none" w:sz="0" w:space="0" w:color="auto"/>
            <w:left w:val="none" w:sz="0" w:space="0" w:color="auto"/>
            <w:bottom w:val="none" w:sz="0" w:space="0" w:color="auto"/>
            <w:right w:val="none" w:sz="0" w:space="0" w:color="auto"/>
          </w:divBdr>
          <w:divsChild>
            <w:div w:id="160604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7275">
      <w:bodyDiv w:val="1"/>
      <w:marLeft w:val="0"/>
      <w:marRight w:val="0"/>
      <w:marTop w:val="0"/>
      <w:marBottom w:val="0"/>
      <w:divBdr>
        <w:top w:val="none" w:sz="0" w:space="0" w:color="auto"/>
        <w:left w:val="none" w:sz="0" w:space="0" w:color="auto"/>
        <w:bottom w:val="none" w:sz="0" w:space="0" w:color="auto"/>
        <w:right w:val="none" w:sz="0" w:space="0" w:color="auto"/>
      </w:divBdr>
    </w:div>
    <w:div w:id="364141346">
      <w:bodyDiv w:val="1"/>
      <w:marLeft w:val="0"/>
      <w:marRight w:val="0"/>
      <w:marTop w:val="0"/>
      <w:marBottom w:val="0"/>
      <w:divBdr>
        <w:top w:val="none" w:sz="0" w:space="0" w:color="auto"/>
        <w:left w:val="none" w:sz="0" w:space="0" w:color="auto"/>
        <w:bottom w:val="none" w:sz="0" w:space="0" w:color="auto"/>
        <w:right w:val="none" w:sz="0" w:space="0" w:color="auto"/>
      </w:divBdr>
    </w:div>
    <w:div w:id="376395525">
      <w:bodyDiv w:val="1"/>
      <w:marLeft w:val="0"/>
      <w:marRight w:val="0"/>
      <w:marTop w:val="0"/>
      <w:marBottom w:val="0"/>
      <w:divBdr>
        <w:top w:val="none" w:sz="0" w:space="0" w:color="auto"/>
        <w:left w:val="none" w:sz="0" w:space="0" w:color="auto"/>
        <w:bottom w:val="none" w:sz="0" w:space="0" w:color="auto"/>
        <w:right w:val="none" w:sz="0" w:space="0" w:color="auto"/>
      </w:divBdr>
    </w:div>
    <w:div w:id="436415230">
      <w:bodyDiv w:val="1"/>
      <w:marLeft w:val="0"/>
      <w:marRight w:val="0"/>
      <w:marTop w:val="0"/>
      <w:marBottom w:val="0"/>
      <w:divBdr>
        <w:top w:val="none" w:sz="0" w:space="0" w:color="auto"/>
        <w:left w:val="none" w:sz="0" w:space="0" w:color="auto"/>
        <w:bottom w:val="none" w:sz="0" w:space="0" w:color="auto"/>
        <w:right w:val="none" w:sz="0" w:space="0" w:color="auto"/>
      </w:divBdr>
    </w:div>
    <w:div w:id="437069064">
      <w:bodyDiv w:val="1"/>
      <w:marLeft w:val="0"/>
      <w:marRight w:val="0"/>
      <w:marTop w:val="0"/>
      <w:marBottom w:val="0"/>
      <w:divBdr>
        <w:top w:val="none" w:sz="0" w:space="0" w:color="auto"/>
        <w:left w:val="none" w:sz="0" w:space="0" w:color="auto"/>
        <w:bottom w:val="none" w:sz="0" w:space="0" w:color="auto"/>
        <w:right w:val="none" w:sz="0" w:space="0" w:color="auto"/>
      </w:divBdr>
    </w:div>
    <w:div w:id="464280550">
      <w:bodyDiv w:val="1"/>
      <w:marLeft w:val="0"/>
      <w:marRight w:val="0"/>
      <w:marTop w:val="0"/>
      <w:marBottom w:val="0"/>
      <w:divBdr>
        <w:top w:val="none" w:sz="0" w:space="0" w:color="auto"/>
        <w:left w:val="none" w:sz="0" w:space="0" w:color="auto"/>
        <w:bottom w:val="none" w:sz="0" w:space="0" w:color="auto"/>
        <w:right w:val="none" w:sz="0" w:space="0" w:color="auto"/>
      </w:divBdr>
    </w:div>
    <w:div w:id="469513957">
      <w:bodyDiv w:val="1"/>
      <w:marLeft w:val="0"/>
      <w:marRight w:val="0"/>
      <w:marTop w:val="0"/>
      <w:marBottom w:val="0"/>
      <w:divBdr>
        <w:top w:val="none" w:sz="0" w:space="0" w:color="auto"/>
        <w:left w:val="none" w:sz="0" w:space="0" w:color="auto"/>
        <w:bottom w:val="none" w:sz="0" w:space="0" w:color="auto"/>
        <w:right w:val="none" w:sz="0" w:space="0" w:color="auto"/>
      </w:divBdr>
    </w:div>
    <w:div w:id="476847651">
      <w:bodyDiv w:val="1"/>
      <w:marLeft w:val="0"/>
      <w:marRight w:val="0"/>
      <w:marTop w:val="0"/>
      <w:marBottom w:val="0"/>
      <w:divBdr>
        <w:top w:val="none" w:sz="0" w:space="0" w:color="auto"/>
        <w:left w:val="none" w:sz="0" w:space="0" w:color="auto"/>
        <w:bottom w:val="none" w:sz="0" w:space="0" w:color="auto"/>
        <w:right w:val="none" w:sz="0" w:space="0" w:color="auto"/>
      </w:divBdr>
    </w:div>
    <w:div w:id="503596542">
      <w:bodyDiv w:val="1"/>
      <w:marLeft w:val="0"/>
      <w:marRight w:val="0"/>
      <w:marTop w:val="0"/>
      <w:marBottom w:val="0"/>
      <w:divBdr>
        <w:top w:val="none" w:sz="0" w:space="0" w:color="auto"/>
        <w:left w:val="none" w:sz="0" w:space="0" w:color="auto"/>
        <w:bottom w:val="none" w:sz="0" w:space="0" w:color="auto"/>
        <w:right w:val="none" w:sz="0" w:space="0" w:color="auto"/>
      </w:divBdr>
    </w:div>
    <w:div w:id="504436905">
      <w:bodyDiv w:val="1"/>
      <w:marLeft w:val="0"/>
      <w:marRight w:val="0"/>
      <w:marTop w:val="0"/>
      <w:marBottom w:val="0"/>
      <w:divBdr>
        <w:top w:val="none" w:sz="0" w:space="0" w:color="auto"/>
        <w:left w:val="none" w:sz="0" w:space="0" w:color="auto"/>
        <w:bottom w:val="none" w:sz="0" w:space="0" w:color="auto"/>
        <w:right w:val="none" w:sz="0" w:space="0" w:color="auto"/>
      </w:divBdr>
    </w:div>
    <w:div w:id="532772436">
      <w:bodyDiv w:val="1"/>
      <w:marLeft w:val="0"/>
      <w:marRight w:val="0"/>
      <w:marTop w:val="0"/>
      <w:marBottom w:val="0"/>
      <w:divBdr>
        <w:top w:val="none" w:sz="0" w:space="0" w:color="auto"/>
        <w:left w:val="none" w:sz="0" w:space="0" w:color="auto"/>
        <w:bottom w:val="none" w:sz="0" w:space="0" w:color="auto"/>
        <w:right w:val="none" w:sz="0" w:space="0" w:color="auto"/>
      </w:divBdr>
    </w:div>
    <w:div w:id="542404410">
      <w:bodyDiv w:val="1"/>
      <w:marLeft w:val="0"/>
      <w:marRight w:val="0"/>
      <w:marTop w:val="0"/>
      <w:marBottom w:val="0"/>
      <w:divBdr>
        <w:top w:val="none" w:sz="0" w:space="0" w:color="auto"/>
        <w:left w:val="none" w:sz="0" w:space="0" w:color="auto"/>
        <w:bottom w:val="none" w:sz="0" w:space="0" w:color="auto"/>
        <w:right w:val="none" w:sz="0" w:space="0" w:color="auto"/>
      </w:divBdr>
    </w:div>
    <w:div w:id="549616441">
      <w:bodyDiv w:val="1"/>
      <w:marLeft w:val="0"/>
      <w:marRight w:val="0"/>
      <w:marTop w:val="0"/>
      <w:marBottom w:val="0"/>
      <w:divBdr>
        <w:top w:val="none" w:sz="0" w:space="0" w:color="auto"/>
        <w:left w:val="none" w:sz="0" w:space="0" w:color="auto"/>
        <w:bottom w:val="none" w:sz="0" w:space="0" w:color="auto"/>
        <w:right w:val="none" w:sz="0" w:space="0" w:color="auto"/>
      </w:divBdr>
    </w:div>
    <w:div w:id="549729090">
      <w:bodyDiv w:val="1"/>
      <w:marLeft w:val="0"/>
      <w:marRight w:val="0"/>
      <w:marTop w:val="0"/>
      <w:marBottom w:val="0"/>
      <w:divBdr>
        <w:top w:val="none" w:sz="0" w:space="0" w:color="auto"/>
        <w:left w:val="none" w:sz="0" w:space="0" w:color="auto"/>
        <w:bottom w:val="none" w:sz="0" w:space="0" w:color="auto"/>
        <w:right w:val="none" w:sz="0" w:space="0" w:color="auto"/>
      </w:divBdr>
    </w:div>
    <w:div w:id="550268185">
      <w:bodyDiv w:val="1"/>
      <w:marLeft w:val="0"/>
      <w:marRight w:val="0"/>
      <w:marTop w:val="0"/>
      <w:marBottom w:val="0"/>
      <w:divBdr>
        <w:top w:val="none" w:sz="0" w:space="0" w:color="auto"/>
        <w:left w:val="none" w:sz="0" w:space="0" w:color="auto"/>
        <w:bottom w:val="none" w:sz="0" w:space="0" w:color="auto"/>
        <w:right w:val="none" w:sz="0" w:space="0" w:color="auto"/>
      </w:divBdr>
    </w:div>
    <w:div w:id="603725972">
      <w:bodyDiv w:val="1"/>
      <w:marLeft w:val="0"/>
      <w:marRight w:val="0"/>
      <w:marTop w:val="0"/>
      <w:marBottom w:val="0"/>
      <w:divBdr>
        <w:top w:val="none" w:sz="0" w:space="0" w:color="auto"/>
        <w:left w:val="none" w:sz="0" w:space="0" w:color="auto"/>
        <w:bottom w:val="none" w:sz="0" w:space="0" w:color="auto"/>
        <w:right w:val="none" w:sz="0" w:space="0" w:color="auto"/>
      </w:divBdr>
    </w:div>
    <w:div w:id="608244760">
      <w:bodyDiv w:val="1"/>
      <w:marLeft w:val="0"/>
      <w:marRight w:val="0"/>
      <w:marTop w:val="0"/>
      <w:marBottom w:val="0"/>
      <w:divBdr>
        <w:top w:val="none" w:sz="0" w:space="0" w:color="auto"/>
        <w:left w:val="none" w:sz="0" w:space="0" w:color="auto"/>
        <w:bottom w:val="none" w:sz="0" w:space="0" w:color="auto"/>
        <w:right w:val="none" w:sz="0" w:space="0" w:color="auto"/>
      </w:divBdr>
    </w:div>
    <w:div w:id="609358939">
      <w:bodyDiv w:val="1"/>
      <w:marLeft w:val="0"/>
      <w:marRight w:val="0"/>
      <w:marTop w:val="0"/>
      <w:marBottom w:val="0"/>
      <w:divBdr>
        <w:top w:val="none" w:sz="0" w:space="0" w:color="auto"/>
        <w:left w:val="none" w:sz="0" w:space="0" w:color="auto"/>
        <w:bottom w:val="none" w:sz="0" w:space="0" w:color="auto"/>
        <w:right w:val="none" w:sz="0" w:space="0" w:color="auto"/>
      </w:divBdr>
    </w:div>
    <w:div w:id="622156488">
      <w:bodyDiv w:val="1"/>
      <w:marLeft w:val="0"/>
      <w:marRight w:val="0"/>
      <w:marTop w:val="0"/>
      <w:marBottom w:val="0"/>
      <w:divBdr>
        <w:top w:val="none" w:sz="0" w:space="0" w:color="auto"/>
        <w:left w:val="none" w:sz="0" w:space="0" w:color="auto"/>
        <w:bottom w:val="none" w:sz="0" w:space="0" w:color="auto"/>
        <w:right w:val="none" w:sz="0" w:space="0" w:color="auto"/>
      </w:divBdr>
    </w:div>
    <w:div w:id="644242840">
      <w:bodyDiv w:val="1"/>
      <w:marLeft w:val="0"/>
      <w:marRight w:val="0"/>
      <w:marTop w:val="0"/>
      <w:marBottom w:val="0"/>
      <w:divBdr>
        <w:top w:val="none" w:sz="0" w:space="0" w:color="auto"/>
        <w:left w:val="none" w:sz="0" w:space="0" w:color="auto"/>
        <w:bottom w:val="none" w:sz="0" w:space="0" w:color="auto"/>
        <w:right w:val="none" w:sz="0" w:space="0" w:color="auto"/>
      </w:divBdr>
    </w:div>
    <w:div w:id="665716070">
      <w:bodyDiv w:val="1"/>
      <w:marLeft w:val="0"/>
      <w:marRight w:val="0"/>
      <w:marTop w:val="0"/>
      <w:marBottom w:val="0"/>
      <w:divBdr>
        <w:top w:val="none" w:sz="0" w:space="0" w:color="auto"/>
        <w:left w:val="none" w:sz="0" w:space="0" w:color="auto"/>
        <w:bottom w:val="none" w:sz="0" w:space="0" w:color="auto"/>
        <w:right w:val="none" w:sz="0" w:space="0" w:color="auto"/>
      </w:divBdr>
    </w:div>
    <w:div w:id="677735802">
      <w:bodyDiv w:val="1"/>
      <w:marLeft w:val="0"/>
      <w:marRight w:val="0"/>
      <w:marTop w:val="0"/>
      <w:marBottom w:val="0"/>
      <w:divBdr>
        <w:top w:val="none" w:sz="0" w:space="0" w:color="auto"/>
        <w:left w:val="none" w:sz="0" w:space="0" w:color="auto"/>
        <w:bottom w:val="none" w:sz="0" w:space="0" w:color="auto"/>
        <w:right w:val="none" w:sz="0" w:space="0" w:color="auto"/>
      </w:divBdr>
    </w:div>
    <w:div w:id="680356202">
      <w:bodyDiv w:val="1"/>
      <w:marLeft w:val="0"/>
      <w:marRight w:val="0"/>
      <w:marTop w:val="0"/>
      <w:marBottom w:val="0"/>
      <w:divBdr>
        <w:top w:val="none" w:sz="0" w:space="0" w:color="auto"/>
        <w:left w:val="none" w:sz="0" w:space="0" w:color="auto"/>
        <w:bottom w:val="none" w:sz="0" w:space="0" w:color="auto"/>
        <w:right w:val="none" w:sz="0" w:space="0" w:color="auto"/>
      </w:divBdr>
    </w:div>
    <w:div w:id="710112039">
      <w:bodyDiv w:val="1"/>
      <w:marLeft w:val="0"/>
      <w:marRight w:val="0"/>
      <w:marTop w:val="0"/>
      <w:marBottom w:val="0"/>
      <w:divBdr>
        <w:top w:val="none" w:sz="0" w:space="0" w:color="auto"/>
        <w:left w:val="none" w:sz="0" w:space="0" w:color="auto"/>
        <w:bottom w:val="none" w:sz="0" w:space="0" w:color="auto"/>
        <w:right w:val="none" w:sz="0" w:space="0" w:color="auto"/>
      </w:divBdr>
    </w:div>
    <w:div w:id="743336979">
      <w:bodyDiv w:val="1"/>
      <w:marLeft w:val="0"/>
      <w:marRight w:val="0"/>
      <w:marTop w:val="0"/>
      <w:marBottom w:val="0"/>
      <w:divBdr>
        <w:top w:val="none" w:sz="0" w:space="0" w:color="auto"/>
        <w:left w:val="none" w:sz="0" w:space="0" w:color="auto"/>
        <w:bottom w:val="none" w:sz="0" w:space="0" w:color="auto"/>
        <w:right w:val="none" w:sz="0" w:space="0" w:color="auto"/>
      </w:divBdr>
    </w:div>
    <w:div w:id="744108286">
      <w:bodyDiv w:val="1"/>
      <w:marLeft w:val="0"/>
      <w:marRight w:val="0"/>
      <w:marTop w:val="0"/>
      <w:marBottom w:val="0"/>
      <w:divBdr>
        <w:top w:val="none" w:sz="0" w:space="0" w:color="auto"/>
        <w:left w:val="none" w:sz="0" w:space="0" w:color="auto"/>
        <w:bottom w:val="none" w:sz="0" w:space="0" w:color="auto"/>
        <w:right w:val="none" w:sz="0" w:space="0" w:color="auto"/>
      </w:divBdr>
    </w:div>
    <w:div w:id="746539857">
      <w:bodyDiv w:val="1"/>
      <w:marLeft w:val="0"/>
      <w:marRight w:val="0"/>
      <w:marTop w:val="0"/>
      <w:marBottom w:val="0"/>
      <w:divBdr>
        <w:top w:val="none" w:sz="0" w:space="0" w:color="auto"/>
        <w:left w:val="none" w:sz="0" w:space="0" w:color="auto"/>
        <w:bottom w:val="none" w:sz="0" w:space="0" w:color="auto"/>
        <w:right w:val="none" w:sz="0" w:space="0" w:color="auto"/>
      </w:divBdr>
    </w:div>
    <w:div w:id="750664387">
      <w:bodyDiv w:val="1"/>
      <w:marLeft w:val="0"/>
      <w:marRight w:val="0"/>
      <w:marTop w:val="0"/>
      <w:marBottom w:val="0"/>
      <w:divBdr>
        <w:top w:val="none" w:sz="0" w:space="0" w:color="auto"/>
        <w:left w:val="none" w:sz="0" w:space="0" w:color="auto"/>
        <w:bottom w:val="none" w:sz="0" w:space="0" w:color="auto"/>
        <w:right w:val="none" w:sz="0" w:space="0" w:color="auto"/>
      </w:divBdr>
    </w:div>
    <w:div w:id="751925970">
      <w:bodyDiv w:val="1"/>
      <w:marLeft w:val="0"/>
      <w:marRight w:val="0"/>
      <w:marTop w:val="0"/>
      <w:marBottom w:val="0"/>
      <w:divBdr>
        <w:top w:val="none" w:sz="0" w:space="0" w:color="auto"/>
        <w:left w:val="none" w:sz="0" w:space="0" w:color="auto"/>
        <w:bottom w:val="none" w:sz="0" w:space="0" w:color="auto"/>
        <w:right w:val="none" w:sz="0" w:space="0" w:color="auto"/>
      </w:divBdr>
      <w:divsChild>
        <w:div w:id="1969895272">
          <w:marLeft w:val="0"/>
          <w:marRight w:val="0"/>
          <w:marTop w:val="0"/>
          <w:marBottom w:val="0"/>
          <w:divBdr>
            <w:top w:val="none" w:sz="0" w:space="0" w:color="auto"/>
            <w:left w:val="none" w:sz="0" w:space="0" w:color="auto"/>
            <w:bottom w:val="none" w:sz="0" w:space="0" w:color="auto"/>
            <w:right w:val="none" w:sz="0" w:space="0" w:color="auto"/>
          </w:divBdr>
          <w:divsChild>
            <w:div w:id="1272905801">
              <w:marLeft w:val="0"/>
              <w:marRight w:val="0"/>
              <w:marTop w:val="0"/>
              <w:marBottom w:val="0"/>
              <w:divBdr>
                <w:top w:val="none" w:sz="0" w:space="0" w:color="auto"/>
                <w:left w:val="none" w:sz="0" w:space="0" w:color="auto"/>
                <w:bottom w:val="none" w:sz="0" w:space="0" w:color="auto"/>
                <w:right w:val="none" w:sz="0" w:space="0" w:color="auto"/>
              </w:divBdr>
              <w:divsChild>
                <w:div w:id="213583744">
                  <w:marLeft w:val="0"/>
                  <w:marRight w:val="0"/>
                  <w:marTop w:val="0"/>
                  <w:marBottom w:val="0"/>
                  <w:divBdr>
                    <w:top w:val="none" w:sz="0" w:space="0" w:color="auto"/>
                    <w:left w:val="none" w:sz="0" w:space="0" w:color="auto"/>
                    <w:bottom w:val="none" w:sz="0" w:space="0" w:color="auto"/>
                    <w:right w:val="none" w:sz="0" w:space="0" w:color="auto"/>
                  </w:divBdr>
                  <w:divsChild>
                    <w:div w:id="2135949522">
                      <w:marLeft w:val="0"/>
                      <w:marRight w:val="0"/>
                      <w:marTop w:val="0"/>
                      <w:marBottom w:val="0"/>
                      <w:divBdr>
                        <w:top w:val="none" w:sz="0" w:space="0" w:color="auto"/>
                        <w:left w:val="none" w:sz="0" w:space="0" w:color="auto"/>
                        <w:bottom w:val="none" w:sz="0" w:space="0" w:color="auto"/>
                        <w:right w:val="none" w:sz="0" w:space="0" w:color="auto"/>
                      </w:divBdr>
                      <w:divsChild>
                        <w:div w:id="1043283799">
                          <w:marLeft w:val="0"/>
                          <w:marRight w:val="0"/>
                          <w:marTop w:val="0"/>
                          <w:marBottom w:val="0"/>
                          <w:divBdr>
                            <w:top w:val="none" w:sz="0" w:space="0" w:color="auto"/>
                            <w:left w:val="none" w:sz="0" w:space="0" w:color="auto"/>
                            <w:bottom w:val="none" w:sz="0" w:space="0" w:color="auto"/>
                            <w:right w:val="none" w:sz="0" w:space="0" w:color="auto"/>
                          </w:divBdr>
                          <w:divsChild>
                            <w:div w:id="57368367">
                              <w:marLeft w:val="0"/>
                              <w:marRight w:val="0"/>
                              <w:marTop w:val="0"/>
                              <w:marBottom w:val="0"/>
                              <w:divBdr>
                                <w:top w:val="none" w:sz="0" w:space="0" w:color="auto"/>
                                <w:left w:val="none" w:sz="0" w:space="0" w:color="auto"/>
                                <w:bottom w:val="none" w:sz="0" w:space="0" w:color="auto"/>
                                <w:right w:val="none" w:sz="0" w:space="0" w:color="auto"/>
                              </w:divBdr>
                              <w:divsChild>
                                <w:div w:id="535656623">
                                  <w:marLeft w:val="0"/>
                                  <w:marRight w:val="0"/>
                                  <w:marTop w:val="0"/>
                                  <w:marBottom w:val="0"/>
                                  <w:divBdr>
                                    <w:top w:val="none" w:sz="0" w:space="0" w:color="auto"/>
                                    <w:left w:val="none" w:sz="0" w:space="0" w:color="auto"/>
                                    <w:bottom w:val="none" w:sz="0" w:space="0" w:color="auto"/>
                                    <w:right w:val="none" w:sz="0" w:space="0" w:color="auto"/>
                                  </w:divBdr>
                                  <w:divsChild>
                                    <w:div w:id="152667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3551588">
      <w:bodyDiv w:val="1"/>
      <w:marLeft w:val="0"/>
      <w:marRight w:val="0"/>
      <w:marTop w:val="0"/>
      <w:marBottom w:val="0"/>
      <w:divBdr>
        <w:top w:val="none" w:sz="0" w:space="0" w:color="auto"/>
        <w:left w:val="none" w:sz="0" w:space="0" w:color="auto"/>
        <w:bottom w:val="none" w:sz="0" w:space="0" w:color="auto"/>
        <w:right w:val="none" w:sz="0" w:space="0" w:color="auto"/>
      </w:divBdr>
    </w:div>
    <w:div w:id="789668032">
      <w:bodyDiv w:val="1"/>
      <w:marLeft w:val="0"/>
      <w:marRight w:val="0"/>
      <w:marTop w:val="0"/>
      <w:marBottom w:val="0"/>
      <w:divBdr>
        <w:top w:val="none" w:sz="0" w:space="0" w:color="auto"/>
        <w:left w:val="none" w:sz="0" w:space="0" w:color="auto"/>
        <w:bottom w:val="none" w:sz="0" w:space="0" w:color="auto"/>
        <w:right w:val="none" w:sz="0" w:space="0" w:color="auto"/>
      </w:divBdr>
      <w:divsChild>
        <w:div w:id="635524146">
          <w:marLeft w:val="0"/>
          <w:marRight w:val="0"/>
          <w:marTop w:val="0"/>
          <w:marBottom w:val="0"/>
          <w:divBdr>
            <w:top w:val="none" w:sz="0" w:space="0" w:color="auto"/>
            <w:left w:val="none" w:sz="0" w:space="0" w:color="auto"/>
            <w:bottom w:val="none" w:sz="0" w:space="0" w:color="auto"/>
            <w:right w:val="none" w:sz="0" w:space="0" w:color="auto"/>
          </w:divBdr>
          <w:divsChild>
            <w:div w:id="113252114">
              <w:marLeft w:val="0"/>
              <w:marRight w:val="0"/>
              <w:marTop w:val="0"/>
              <w:marBottom w:val="0"/>
              <w:divBdr>
                <w:top w:val="none" w:sz="0" w:space="0" w:color="auto"/>
                <w:left w:val="none" w:sz="0" w:space="0" w:color="auto"/>
                <w:bottom w:val="none" w:sz="0" w:space="0" w:color="auto"/>
                <w:right w:val="none" w:sz="0" w:space="0" w:color="auto"/>
              </w:divBdr>
              <w:divsChild>
                <w:div w:id="711468308">
                  <w:marLeft w:val="0"/>
                  <w:marRight w:val="0"/>
                  <w:marTop w:val="0"/>
                  <w:marBottom w:val="0"/>
                  <w:divBdr>
                    <w:top w:val="none" w:sz="0" w:space="0" w:color="auto"/>
                    <w:left w:val="none" w:sz="0" w:space="0" w:color="auto"/>
                    <w:bottom w:val="none" w:sz="0" w:space="0" w:color="auto"/>
                    <w:right w:val="none" w:sz="0" w:space="0" w:color="auto"/>
                  </w:divBdr>
                  <w:divsChild>
                    <w:div w:id="2084328185">
                      <w:marLeft w:val="0"/>
                      <w:marRight w:val="0"/>
                      <w:marTop w:val="0"/>
                      <w:marBottom w:val="0"/>
                      <w:divBdr>
                        <w:top w:val="none" w:sz="0" w:space="0" w:color="auto"/>
                        <w:left w:val="none" w:sz="0" w:space="0" w:color="auto"/>
                        <w:bottom w:val="none" w:sz="0" w:space="0" w:color="auto"/>
                        <w:right w:val="none" w:sz="0" w:space="0" w:color="auto"/>
                      </w:divBdr>
                      <w:divsChild>
                        <w:div w:id="1091201475">
                          <w:marLeft w:val="0"/>
                          <w:marRight w:val="0"/>
                          <w:marTop w:val="0"/>
                          <w:marBottom w:val="0"/>
                          <w:divBdr>
                            <w:top w:val="none" w:sz="0" w:space="0" w:color="auto"/>
                            <w:left w:val="none" w:sz="0" w:space="0" w:color="auto"/>
                            <w:bottom w:val="none" w:sz="0" w:space="0" w:color="auto"/>
                            <w:right w:val="none" w:sz="0" w:space="0" w:color="auto"/>
                          </w:divBdr>
                          <w:divsChild>
                            <w:div w:id="1205172961">
                              <w:marLeft w:val="0"/>
                              <w:marRight w:val="0"/>
                              <w:marTop w:val="0"/>
                              <w:marBottom w:val="0"/>
                              <w:divBdr>
                                <w:top w:val="none" w:sz="0" w:space="0" w:color="auto"/>
                                <w:left w:val="none" w:sz="0" w:space="0" w:color="auto"/>
                                <w:bottom w:val="none" w:sz="0" w:space="0" w:color="auto"/>
                                <w:right w:val="none" w:sz="0" w:space="0" w:color="auto"/>
                              </w:divBdr>
                              <w:divsChild>
                                <w:div w:id="1597329145">
                                  <w:marLeft w:val="0"/>
                                  <w:marRight w:val="0"/>
                                  <w:marTop w:val="0"/>
                                  <w:marBottom w:val="0"/>
                                  <w:divBdr>
                                    <w:top w:val="none" w:sz="0" w:space="0" w:color="auto"/>
                                    <w:left w:val="none" w:sz="0" w:space="0" w:color="auto"/>
                                    <w:bottom w:val="none" w:sz="0" w:space="0" w:color="auto"/>
                                    <w:right w:val="none" w:sz="0" w:space="0" w:color="auto"/>
                                  </w:divBdr>
                                  <w:divsChild>
                                    <w:div w:id="8504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1971371">
      <w:bodyDiv w:val="1"/>
      <w:marLeft w:val="0"/>
      <w:marRight w:val="0"/>
      <w:marTop w:val="0"/>
      <w:marBottom w:val="0"/>
      <w:divBdr>
        <w:top w:val="none" w:sz="0" w:space="0" w:color="auto"/>
        <w:left w:val="none" w:sz="0" w:space="0" w:color="auto"/>
        <w:bottom w:val="none" w:sz="0" w:space="0" w:color="auto"/>
        <w:right w:val="none" w:sz="0" w:space="0" w:color="auto"/>
      </w:divBdr>
    </w:div>
    <w:div w:id="836387974">
      <w:bodyDiv w:val="1"/>
      <w:marLeft w:val="0"/>
      <w:marRight w:val="0"/>
      <w:marTop w:val="0"/>
      <w:marBottom w:val="0"/>
      <w:divBdr>
        <w:top w:val="none" w:sz="0" w:space="0" w:color="auto"/>
        <w:left w:val="none" w:sz="0" w:space="0" w:color="auto"/>
        <w:bottom w:val="none" w:sz="0" w:space="0" w:color="auto"/>
        <w:right w:val="none" w:sz="0" w:space="0" w:color="auto"/>
      </w:divBdr>
    </w:div>
    <w:div w:id="851407972">
      <w:bodyDiv w:val="1"/>
      <w:marLeft w:val="0"/>
      <w:marRight w:val="0"/>
      <w:marTop w:val="0"/>
      <w:marBottom w:val="0"/>
      <w:divBdr>
        <w:top w:val="none" w:sz="0" w:space="0" w:color="auto"/>
        <w:left w:val="none" w:sz="0" w:space="0" w:color="auto"/>
        <w:bottom w:val="none" w:sz="0" w:space="0" w:color="auto"/>
        <w:right w:val="none" w:sz="0" w:space="0" w:color="auto"/>
      </w:divBdr>
    </w:div>
    <w:div w:id="866139390">
      <w:bodyDiv w:val="1"/>
      <w:marLeft w:val="0"/>
      <w:marRight w:val="0"/>
      <w:marTop w:val="0"/>
      <w:marBottom w:val="0"/>
      <w:divBdr>
        <w:top w:val="none" w:sz="0" w:space="0" w:color="auto"/>
        <w:left w:val="none" w:sz="0" w:space="0" w:color="auto"/>
        <w:bottom w:val="none" w:sz="0" w:space="0" w:color="auto"/>
        <w:right w:val="none" w:sz="0" w:space="0" w:color="auto"/>
      </w:divBdr>
    </w:div>
    <w:div w:id="867648277">
      <w:bodyDiv w:val="1"/>
      <w:marLeft w:val="0"/>
      <w:marRight w:val="0"/>
      <w:marTop w:val="0"/>
      <w:marBottom w:val="0"/>
      <w:divBdr>
        <w:top w:val="none" w:sz="0" w:space="0" w:color="auto"/>
        <w:left w:val="none" w:sz="0" w:space="0" w:color="auto"/>
        <w:bottom w:val="none" w:sz="0" w:space="0" w:color="auto"/>
        <w:right w:val="none" w:sz="0" w:space="0" w:color="auto"/>
      </w:divBdr>
    </w:div>
    <w:div w:id="879317600">
      <w:bodyDiv w:val="1"/>
      <w:marLeft w:val="0"/>
      <w:marRight w:val="0"/>
      <w:marTop w:val="0"/>
      <w:marBottom w:val="0"/>
      <w:divBdr>
        <w:top w:val="none" w:sz="0" w:space="0" w:color="auto"/>
        <w:left w:val="none" w:sz="0" w:space="0" w:color="auto"/>
        <w:bottom w:val="none" w:sz="0" w:space="0" w:color="auto"/>
        <w:right w:val="none" w:sz="0" w:space="0" w:color="auto"/>
      </w:divBdr>
    </w:div>
    <w:div w:id="903640628">
      <w:bodyDiv w:val="1"/>
      <w:marLeft w:val="0"/>
      <w:marRight w:val="0"/>
      <w:marTop w:val="0"/>
      <w:marBottom w:val="0"/>
      <w:divBdr>
        <w:top w:val="none" w:sz="0" w:space="0" w:color="auto"/>
        <w:left w:val="none" w:sz="0" w:space="0" w:color="auto"/>
        <w:bottom w:val="none" w:sz="0" w:space="0" w:color="auto"/>
        <w:right w:val="none" w:sz="0" w:space="0" w:color="auto"/>
      </w:divBdr>
    </w:div>
    <w:div w:id="917666259">
      <w:bodyDiv w:val="1"/>
      <w:marLeft w:val="0"/>
      <w:marRight w:val="0"/>
      <w:marTop w:val="0"/>
      <w:marBottom w:val="0"/>
      <w:divBdr>
        <w:top w:val="none" w:sz="0" w:space="0" w:color="auto"/>
        <w:left w:val="none" w:sz="0" w:space="0" w:color="auto"/>
        <w:bottom w:val="none" w:sz="0" w:space="0" w:color="auto"/>
        <w:right w:val="none" w:sz="0" w:space="0" w:color="auto"/>
      </w:divBdr>
    </w:div>
    <w:div w:id="927273051">
      <w:bodyDiv w:val="1"/>
      <w:marLeft w:val="0"/>
      <w:marRight w:val="0"/>
      <w:marTop w:val="0"/>
      <w:marBottom w:val="0"/>
      <w:divBdr>
        <w:top w:val="none" w:sz="0" w:space="0" w:color="auto"/>
        <w:left w:val="none" w:sz="0" w:space="0" w:color="auto"/>
        <w:bottom w:val="none" w:sz="0" w:space="0" w:color="auto"/>
        <w:right w:val="none" w:sz="0" w:space="0" w:color="auto"/>
      </w:divBdr>
    </w:div>
    <w:div w:id="933631052">
      <w:bodyDiv w:val="1"/>
      <w:marLeft w:val="0"/>
      <w:marRight w:val="0"/>
      <w:marTop w:val="0"/>
      <w:marBottom w:val="0"/>
      <w:divBdr>
        <w:top w:val="none" w:sz="0" w:space="0" w:color="auto"/>
        <w:left w:val="none" w:sz="0" w:space="0" w:color="auto"/>
        <w:bottom w:val="none" w:sz="0" w:space="0" w:color="auto"/>
        <w:right w:val="none" w:sz="0" w:space="0" w:color="auto"/>
      </w:divBdr>
    </w:div>
    <w:div w:id="938294941">
      <w:bodyDiv w:val="1"/>
      <w:marLeft w:val="0"/>
      <w:marRight w:val="0"/>
      <w:marTop w:val="0"/>
      <w:marBottom w:val="0"/>
      <w:divBdr>
        <w:top w:val="none" w:sz="0" w:space="0" w:color="auto"/>
        <w:left w:val="none" w:sz="0" w:space="0" w:color="auto"/>
        <w:bottom w:val="none" w:sz="0" w:space="0" w:color="auto"/>
        <w:right w:val="none" w:sz="0" w:space="0" w:color="auto"/>
      </w:divBdr>
    </w:div>
    <w:div w:id="944729160">
      <w:bodyDiv w:val="1"/>
      <w:marLeft w:val="0"/>
      <w:marRight w:val="0"/>
      <w:marTop w:val="0"/>
      <w:marBottom w:val="0"/>
      <w:divBdr>
        <w:top w:val="none" w:sz="0" w:space="0" w:color="auto"/>
        <w:left w:val="none" w:sz="0" w:space="0" w:color="auto"/>
        <w:bottom w:val="none" w:sz="0" w:space="0" w:color="auto"/>
        <w:right w:val="none" w:sz="0" w:space="0" w:color="auto"/>
      </w:divBdr>
      <w:divsChild>
        <w:div w:id="1627738656">
          <w:marLeft w:val="0"/>
          <w:marRight w:val="0"/>
          <w:marTop w:val="0"/>
          <w:marBottom w:val="0"/>
          <w:divBdr>
            <w:top w:val="none" w:sz="0" w:space="0" w:color="auto"/>
            <w:left w:val="none" w:sz="0" w:space="0" w:color="auto"/>
            <w:bottom w:val="none" w:sz="0" w:space="0" w:color="auto"/>
            <w:right w:val="none" w:sz="0" w:space="0" w:color="auto"/>
          </w:divBdr>
          <w:divsChild>
            <w:div w:id="25659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20650">
      <w:bodyDiv w:val="1"/>
      <w:marLeft w:val="0"/>
      <w:marRight w:val="0"/>
      <w:marTop w:val="0"/>
      <w:marBottom w:val="0"/>
      <w:divBdr>
        <w:top w:val="none" w:sz="0" w:space="0" w:color="auto"/>
        <w:left w:val="none" w:sz="0" w:space="0" w:color="auto"/>
        <w:bottom w:val="none" w:sz="0" w:space="0" w:color="auto"/>
        <w:right w:val="none" w:sz="0" w:space="0" w:color="auto"/>
      </w:divBdr>
    </w:div>
    <w:div w:id="964652834">
      <w:bodyDiv w:val="1"/>
      <w:marLeft w:val="0"/>
      <w:marRight w:val="0"/>
      <w:marTop w:val="0"/>
      <w:marBottom w:val="0"/>
      <w:divBdr>
        <w:top w:val="none" w:sz="0" w:space="0" w:color="auto"/>
        <w:left w:val="none" w:sz="0" w:space="0" w:color="auto"/>
        <w:bottom w:val="none" w:sz="0" w:space="0" w:color="auto"/>
        <w:right w:val="none" w:sz="0" w:space="0" w:color="auto"/>
      </w:divBdr>
    </w:div>
    <w:div w:id="975374375">
      <w:bodyDiv w:val="1"/>
      <w:marLeft w:val="0"/>
      <w:marRight w:val="0"/>
      <w:marTop w:val="0"/>
      <w:marBottom w:val="0"/>
      <w:divBdr>
        <w:top w:val="none" w:sz="0" w:space="0" w:color="auto"/>
        <w:left w:val="none" w:sz="0" w:space="0" w:color="auto"/>
        <w:bottom w:val="none" w:sz="0" w:space="0" w:color="auto"/>
        <w:right w:val="none" w:sz="0" w:space="0" w:color="auto"/>
      </w:divBdr>
    </w:div>
    <w:div w:id="981931812">
      <w:bodyDiv w:val="1"/>
      <w:marLeft w:val="0"/>
      <w:marRight w:val="0"/>
      <w:marTop w:val="0"/>
      <w:marBottom w:val="0"/>
      <w:divBdr>
        <w:top w:val="none" w:sz="0" w:space="0" w:color="auto"/>
        <w:left w:val="none" w:sz="0" w:space="0" w:color="auto"/>
        <w:bottom w:val="none" w:sz="0" w:space="0" w:color="auto"/>
        <w:right w:val="none" w:sz="0" w:space="0" w:color="auto"/>
      </w:divBdr>
    </w:div>
    <w:div w:id="999652335">
      <w:bodyDiv w:val="1"/>
      <w:marLeft w:val="0"/>
      <w:marRight w:val="0"/>
      <w:marTop w:val="0"/>
      <w:marBottom w:val="0"/>
      <w:divBdr>
        <w:top w:val="none" w:sz="0" w:space="0" w:color="auto"/>
        <w:left w:val="none" w:sz="0" w:space="0" w:color="auto"/>
        <w:bottom w:val="none" w:sz="0" w:space="0" w:color="auto"/>
        <w:right w:val="none" w:sz="0" w:space="0" w:color="auto"/>
      </w:divBdr>
    </w:div>
    <w:div w:id="1016344204">
      <w:bodyDiv w:val="1"/>
      <w:marLeft w:val="0"/>
      <w:marRight w:val="0"/>
      <w:marTop w:val="0"/>
      <w:marBottom w:val="0"/>
      <w:divBdr>
        <w:top w:val="none" w:sz="0" w:space="0" w:color="auto"/>
        <w:left w:val="none" w:sz="0" w:space="0" w:color="auto"/>
        <w:bottom w:val="none" w:sz="0" w:space="0" w:color="auto"/>
        <w:right w:val="none" w:sz="0" w:space="0" w:color="auto"/>
      </w:divBdr>
    </w:div>
    <w:div w:id="1019893177">
      <w:bodyDiv w:val="1"/>
      <w:marLeft w:val="0"/>
      <w:marRight w:val="0"/>
      <w:marTop w:val="0"/>
      <w:marBottom w:val="0"/>
      <w:divBdr>
        <w:top w:val="none" w:sz="0" w:space="0" w:color="auto"/>
        <w:left w:val="none" w:sz="0" w:space="0" w:color="auto"/>
        <w:bottom w:val="none" w:sz="0" w:space="0" w:color="auto"/>
        <w:right w:val="none" w:sz="0" w:space="0" w:color="auto"/>
      </w:divBdr>
    </w:div>
    <w:div w:id="1024554941">
      <w:bodyDiv w:val="1"/>
      <w:marLeft w:val="0"/>
      <w:marRight w:val="0"/>
      <w:marTop w:val="0"/>
      <w:marBottom w:val="0"/>
      <w:divBdr>
        <w:top w:val="none" w:sz="0" w:space="0" w:color="auto"/>
        <w:left w:val="none" w:sz="0" w:space="0" w:color="auto"/>
        <w:bottom w:val="none" w:sz="0" w:space="0" w:color="auto"/>
        <w:right w:val="none" w:sz="0" w:space="0" w:color="auto"/>
      </w:divBdr>
    </w:div>
    <w:div w:id="1027222558">
      <w:bodyDiv w:val="1"/>
      <w:marLeft w:val="0"/>
      <w:marRight w:val="0"/>
      <w:marTop w:val="0"/>
      <w:marBottom w:val="0"/>
      <w:divBdr>
        <w:top w:val="none" w:sz="0" w:space="0" w:color="auto"/>
        <w:left w:val="none" w:sz="0" w:space="0" w:color="auto"/>
        <w:bottom w:val="none" w:sz="0" w:space="0" w:color="auto"/>
        <w:right w:val="none" w:sz="0" w:space="0" w:color="auto"/>
      </w:divBdr>
    </w:div>
    <w:div w:id="1037702862">
      <w:bodyDiv w:val="1"/>
      <w:marLeft w:val="0"/>
      <w:marRight w:val="0"/>
      <w:marTop w:val="0"/>
      <w:marBottom w:val="0"/>
      <w:divBdr>
        <w:top w:val="none" w:sz="0" w:space="0" w:color="auto"/>
        <w:left w:val="none" w:sz="0" w:space="0" w:color="auto"/>
        <w:bottom w:val="none" w:sz="0" w:space="0" w:color="auto"/>
        <w:right w:val="none" w:sz="0" w:space="0" w:color="auto"/>
      </w:divBdr>
    </w:div>
    <w:div w:id="1067269137">
      <w:bodyDiv w:val="1"/>
      <w:marLeft w:val="0"/>
      <w:marRight w:val="0"/>
      <w:marTop w:val="0"/>
      <w:marBottom w:val="0"/>
      <w:divBdr>
        <w:top w:val="none" w:sz="0" w:space="0" w:color="auto"/>
        <w:left w:val="none" w:sz="0" w:space="0" w:color="auto"/>
        <w:bottom w:val="none" w:sz="0" w:space="0" w:color="auto"/>
        <w:right w:val="none" w:sz="0" w:space="0" w:color="auto"/>
      </w:divBdr>
      <w:divsChild>
        <w:div w:id="494499113">
          <w:marLeft w:val="0"/>
          <w:marRight w:val="0"/>
          <w:marTop w:val="0"/>
          <w:marBottom w:val="0"/>
          <w:divBdr>
            <w:top w:val="none" w:sz="0" w:space="0" w:color="auto"/>
            <w:left w:val="none" w:sz="0" w:space="0" w:color="auto"/>
            <w:bottom w:val="none" w:sz="0" w:space="0" w:color="auto"/>
            <w:right w:val="none" w:sz="0" w:space="0" w:color="auto"/>
          </w:divBdr>
          <w:divsChild>
            <w:div w:id="48832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24327">
      <w:bodyDiv w:val="1"/>
      <w:marLeft w:val="0"/>
      <w:marRight w:val="0"/>
      <w:marTop w:val="0"/>
      <w:marBottom w:val="0"/>
      <w:divBdr>
        <w:top w:val="none" w:sz="0" w:space="0" w:color="auto"/>
        <w:left w:val="none" w:sz="0" w:space="0" w:color="auto"/>
        <w:bottom w:val="none" w:sz="0" w:space="0" w:color="auto"/>
        <w:right w:val="none" w:sz="0" w:space="0" w:color="auto"/>
      </w:divBdr>
    </w:div>
    <w:div w:id="1105736578">
      <w:bodyDiv w:val="1"/>
      <w:marLeft w:val="0"/>
      <w:marRight w:val="0"/>
      <w:marTop w:val="0"/>
      <w:marBottom w:val="0"/>
      <w:divBdr>
        <w:top w:val="none" w:sz="0" w:space="0" w:color="auto"/>
        <w:left w:val="none" w:sz="0" w:space="0" w:color="auto"/>
        <w:bottom w:val="none" w:sz="0" w:space="0" w:color="auto"/>
        <w:right w:val="none" w:sz="0" w:space="0" w:color="auto"/>
      </w:divBdr>
    </w:div>
    <w:div w:id="1122964726">
      <w:bodyDiv w:val="1"/>
      <w:marLeft w:val="0"/>
      <w:marRight w:val="0"/>
      <w:marTop w:val="0"/>
      <w:marBottom w:val="0"/>
      <w:divBdr>
        <w:top w:val="none" w:sz="0" w:space="0" w:color="auto"/>
        <w:left w:val="none" w:sz="0" w:space="0" w:color="auto"/>
        <w:bottom w:val="none" w:sz="0" w:space="0" w:color="auto"/>
        <w:right w:val="none" w:sz="0" w:space="0" w:color="auto"/>
      </w:divBdr>
    </w:div>
    <w:div w:id="1133329074">
      <w:bodyDiv w:val="1"/>
      <w:marLeft w:val="0"/>
      <w:marRight w:val="0"/>
      <w:marTop w:val="0"/>
      <w:marBottom w:val="0"/>
      <w:divBdr>
        <w:top w:val="none" w:sz="0" w:space="0" w:color="auto"/>
        <w:left w:val="none" w:sz="0" w:space="0" w:color="auto"/>
        <w:bottom w:val="none" w:sz="0" w:space="0" w:color="auto"/>
        <w:right w:val="none" w:sz="0" w:space="0" w:color="auto"/>
      </w:divBdr>
    </w:div>
    <w:div w:id="1146582757">
      <w:bodyDiv w:val="1"/>
      <w:marLeft w:val="0"/>
      <w:marRight w:val="0"/>
      <w:marTop w:val="0"/>
      <w:marBottom w:val="0"/>
      <w:divBdr>
        <w:top w:val="none" w:sz="0" w:space="0" w:color="auto"/>
        <w:left w:val="none" w:sz="0" w:space="0" w:color="auto"/>
        <w:bottom w:val="none" w:sz="0" w:space="0" w:color="auto"/>
        <w:right w:val="none" w:sz="0" w:space="0" w:color="auto"/>
      </w:divBdr>
    </w:div>
    <w:div w:id="1149052305">
      <w:bodyDiv w:val="1"/>
      <w:marLeft w:val="0"/>
      <w:marRight w:val="0"/>
      <w:marTop w:val="0"/>
      <w:marBottom w:val="0"/>
      <w:divBdr>
        <w:top w:val="none" w:sz="0" w:space="0" w:color="auto"/>
        <w:left w:val="none" w:sz="0" w:space="0" w:color="auto"/>
        <w:bottom w:val="none" w:sz="0" w:space="0" w:color="auto"/>
        <w:right w:val="none" w:sz="0" w:space="0" w:color="auto"/>
      </w:divBdr>
    </w:div>
    <w:div w:id="1150949331">
      <w:bodyDiv w:val="1"/>
      <w:marLeft w:val="0"/>
      <w:marRight w:val="0"/>
      <w:marTop w:val="0"/>
      <w:marBottom w:val="0"/>
      <w:divBdr>
        <w:top w:val="none" w:sz="0" w:space="0" w:color="auto"/>
        <w:left w:val="none" w:sz="0" w:space="0" w:color="auto"/>
        <w:bottom w:val="none" w:sz="0" w:space="0" w:color="auto"/>
        <w:right w:val="none" w:sz="0" w:space="0" w:color="auto"/>
      </w:divBdr>
    </w:div>
    <w:div w:id="1157961953">
      <w:bodyDiv w:val="1"/>
      <w:marLeft w:val="0"/>
      <w:marRight w:val="0"/>
      <w:marTop w:val="0"/>
      <w:marBottom w:val="0"/>
      <w:divBdr>
        <w:top w:val="none" w:sz="0" w:space="0" w:color="auto"/>
        <w:left w:val="none" w:sz="0" w:space="0" w:color="auto"/>
        <w:bottom w:val="none" w:sz="0" w:space="0" w:color="auto"/>
        <w:right w:val="none" w:sz="0" w:space="0" w:color="auto"/>
      </w:divBdr>
    </w:div>
    <w:div w:id="1221672117">
      <w:bodyDiv w:val="1"/>
      <w:marLeft w:val="0"/>
      <w:marRight w:val="0"/>
      <w:marTop w:val="0"/>
      <w:marBottom w:val="0"/>
      <w:divBdr>
        <w:top w:val="none" w:sz="0" w:space="0" w:color="auto"/>
        <w:left w:val="none" w:sz="0" w:space="0" w:color="auto"/>
        <w:bottom w:val="none" w:sz="0" w:space="0" w:color="auto"/>
        <w:right w:val="none" w:sz="0" w:space="0" w:color="auto"/>
      </w:divBdr>
    </w:div>
    <w:div w:id="1249076499">
      <w:bodyDiv w:val="1"/>
      <w:marLeft w:val="0"/>
      <w:marRight w:val="0"/>
      <w:marTop w:val="0"/>
      <w:marBottom w:val="0"/>
      <w:divBdr>
        <w:top w:val="none" w:sz="0" w:space="0" w:color="auto"/>
        <w:left w:val="none" w:sz="0" w:space="0" w:color="auto"/>
        <w:bottom w:val="none" w:sz="0" w:space="0" w:color="auto"/>
        <w:right w:val="none" w:sz="0" w:space="0" w:color="auto"/>
      </w:divBdr>
    </w:div>
    <w:div w:id="1273905124">
      <w:bodyDiv w:val="1"/>
      <w:marLeft w:val="0"/>
      <w:marRight w:val="0"/>
      <w:marTop w:val="0"/>
      <w:marBottom w:val="0"/>
      <w:divBdr>
        <w:top w:val="none" w:sz="0" w:space="0" w:color="auto"/>
        <w:left w:val="none" w:sz="0" w:space="0" w:color="auto"/>
        <w:bottom w:val="none" w:sz="0" w:space="0" w:color="auto"/>
        <w:right w:val="none" w:sz="0" w:space="0" w:color="auto"/>
      </w:divBdr>
    </w:div>
    <w:div w:id="1284772342">
      <w:bodyDiv w:val="1"/>
      <w:marLeft w:val="0"/>
      <w:marRight w:val="0"/>
      <w:marTop w:val="0"/>
      <w:marBottom w:val="0"/>
      <w:divBdr>
        <w:top w:val="none" w:sz="0" w:space="0" w:color="auto"/>
        <w:left w:val="none" w:sz="0" w:space="0" w:color="auto"/>
        <w:bottom w:val="none" w:sz="0" w:space="0" w:color="auto"/>
        <w:right w:val="none" w:sz="0" w:space="0" w:color="auto"/>
      </w:divBdr>
    </w:div>
    <w:div w:id="1298148803">
      <w:bodyDiv w:val="1"/>
      <w:marLeft w:val="0"/>
      <w:marRight w:val="0"/>
      <w:marTop w:val="0"/>
      <w:marBottom w:val="0"/>
      <w:divBdr>
        <w:top w:val="none" w:sz="0" w:space="0" w:color="auto"/>
        <w:left w:val="none" w:sz="0" w:space="0" w:color="auto"/>
        <w:bottom w:val="none" w:sz="0" w:space="0" w:color="auto"/>
        <w:right w:val="none" w:sz="0" w:space="0" w:color="auto"/>
      </w:divBdr>
    </w:div>
    <w:div w:id="1320233746">
      <w:bodyDiv w:val="1"/>
      <w:marLeft w:val="0"/>
      <w:marRight w:val="0"/>
      <w:marTop w:val="0"/>
      <w:marBottom w:val="0"/>
      <w:divBdr>
        <w:top w:val="none" w:sz="0" w:space="0" w:color="auto"/>
        <w:left w:val="none" w:sz="0" w:space="0" w:color="auto"/>
        <w:bottom w:val="none" w:sz="0" w:space="0" w:color="auto"/>
        <w:right w:val="none" w:sz="0" w:space="0" w:color="auto"/>
      </w:divBdr>
    </w:div>
    <w:div w:id="1320576410">
      <w:bodyDiv w:val="1"/>
      <w:marLeft w:val="0"/>
      <w:marRight w:val="0"/>
      <w:marTop w:val="0"/>
      <w:marBottom w:val="0"/>
      <w:divBdr>
        <w:top w:val="none" w:sz="0" w:space="0" w:color="auto"/>
        <w:left w:val="none" w:sz="0" w:space="0" w:color="auto"/>
        <w:bottom w:val="none" w:sz="0" w:space="0" w:color="auto"/>
        <w:right w:val="none" w:sz="0" w:space="0" w:color="auto"/>
      </w:divBdr>
    </w:div>
    <w:div w:id="1351376757">
      <w:bodyDiv w:val="1"/>
      <w:marLeft w:val="0"/>
      <w:marRight w:val="0"/>
      <w:marTop w:val="0"/>
      <w:marBottom w:val="0"/>
      <w:divBdr>
        <w:top w:val="none" w:sz="0" w:space="0" w:color="auto"/>
        <w:left w:val="none" w:sz="0" w:space="0" w:color="auto"/>
        <w:bottom w:val="none" w:sz="0" w:space="0" w:color="auto"/>
        <w:right w:val="none" w:sz="0" w:space="0" w:color="auto"/>
      </w:divBdr>
    </w:div>
    <w:div w:id="1353070588">
      <w:bodyDiv w:val="1"/>
      <w:marLeft w:val="0"/>
      <w:marRight w:val="0"/>
      <w:marTop w:val="0"/>
      <w:marBottom w:val="0"/>
      <w:divBdr>
        <w:top w:val="none" w:sz="0" w:space="0" w:color="auto"/>
        <w:left w:val="none" w:sz="0" w:space="0" w:color="auto"/>
        <w:bottom w:val="none" w:sz="0" w:space="0" w:color="auto"/>
        <w:right w:val="none" w:sz="0" w:space="0" w:color="auto"/>
      </w:divBdr>
    </w:div>
    <w:div w:id="1386837723">
      <w:bodyDiv w:val="1"/>
      <w:marLeft w:val="0"/>
      <w:marRight w:val="0"/>
      <w:marTop w:val="0"/>
      <w:marBottom w:val="0"/>
      <w:divBdr>
        <w:top w:val="none" w:sz="0" w:space="0" w:color="auto"/>
        <w:left w:val="none" w:sz="0" w:space="0" w:color="auto"/>
        <w:bottom w:val="none" w:sz="0" w:space="0" w:color="auto"/>
        <w:right w:val="none" w:sz="0" w:space="0" w:color="auto"/>
      </w:divBdr>
    </w:div>
    <w:div w:id="1406417948">
      <w:bodyDiv w:val="1"/>
      <w:marLeft w:val="0"/>
      <w:marRight w:val="0"/>
      <w:marTop w:val="0"/>
      <w:marBottom w:val="0"/>
      <w:divBdr>
        <w:top w:val="none" w:sz="0" w:space="0" w:color="auto"/>
        <w:left w:val="none" w:sz="0" w:space="0" w:color="auto"/>
        <w:bottom w:val="none" w:sz="0" w:space="0" w:color="auto"/>
        <w:right w:val="none" w:sz="0" w:space="0" w:color="auto"/>
      </w:divBdr>
    </w:div>
    <w:div w:id="1431243748">
      <w:bodyDiv w:val="1"/>
      <w:marLeft w:val="0"/>
      <w:marRight w:val="0"/>
      <w:marTop w:val="0"/>
      <w:marBottom w:val="0"/>
      <w:divBdr>
        <w:top w:val="none" w:sz="0" w:space="0" w:color="auto"/>
        <w:left w:val="none" w:sz="0" w:space="0" w:color="auto"/>
        <w:bottom w:val="none" w:sz="0" w:space="0" w:color="auto"/>
        <w:right w:val="none" w:sz="0" w:space="0" w:color="auto"/>
      </w:divBdr>
    </w:div>
    <w:div w:id="1431927422">
      <w:bodyDiv w:val="1"/>
      <w:marLeft w:val="0"/>
      <w:marRight w:val="0"/>
      <w:marTop w:val="0"/>
      <w:marBottom w:val="0"/>
      <w:divBdr>
        <w:top w:val="none" w:sz="0" w:space="0" w:color="auto"/>
        <w:left w:val="none" w:sz="0" w:space="0" w:color="auto"/>
        <w:bottom w:val="none" w:sz="0" w:space="0" w:color="auto"/>
        <w:right w:val="none" w:sz="0" w:space="0" w:color="auto"/>
      </w:divBdr>
    </w:div>
    <w:div w:id="1436824274">
      <w:bodyDiv w:val="1"/>
      <w:marLeft w:val="0"/>
      <w:marRight w:val="0"/>
      <w:marTop w:val="0"/>
      <w:marBottom w:val="0"/>
      <w:divBdr>
        <w:top w:val="none" w:sz="0" w:space="0" w:color="auto"/>
        <w:left w:val="none" w:sz="0" w:space="0" w:color="auto"/>
        <w:bottom w:val="none" w:sz="0" w:space="0" w:color="auto"/>
        <w:right w:val="none" w:sz="0" w:space="0" w:color="auto"/>
      </w:divBdr>
    </w:div>
    <w:div w:id="1462922619">
      <w:bodyDiv w:val="1"/>
      <w:marLeft w:val="0"/>
      <w:marRight w:val="0"/>
      <w:marTop w:val="0"/>
      <w:marBottom w:val="0"/>
      <w:divBdr>
        <w:top w:val="none" w:sz="0" w:space="0" w:color="auto"/>
        <w:left w:val="none" w:sz="0" w:space="0" w:color="auto"/>
        <w:bottom w:val="none" w:sz="0" w:space="0" w:color="auto"/>
        <w:right w:val="none" w:sz="0" w:space="0" w:color="auto"/>
      </w:divBdr>
    </w:div>
    <w:div w:id="1469275942">
      <w:bodyDiv w:val="1"/>
      <w:marLeft w:val="0"/>
      <w:marRight w:val="0"/>
      <w:marTop w:val="0"/>
      <w:marBottom w:val="0"/>
      <w:divBdr>
        <w:top w:val="none" w:sz="0" w:space="0" w:color="auto"/>
        <w:left w:val="none" w:sz="0" w:space="0" w:color="auto"/>
        <w:bottom w:val="none" w:sz="0" w:space="0" w:color="auto"/>
        <w:right w:val="none" w:sz="0" w:space="0" w:color="auto"/>
      </w:divBdr>
    </w:div>
    <w:div w:id="1470585400">
      <w:bodyDiv w:val="1"/>
      <w:marLeft w:val="0"/>
      <w:marRight w:val="0"/>
      <w:marTop w:val="0"/>
      <w:marBottom w:val="0"/>
      <w:divBdr>
        <w:top w:val="none" w:sz="0" w:space="0" w:color="auto"/>
        <w:left w:val="none" w:sz="0" w:space="0" w:color="auto"/>
        <w:bottom w:val="none" w:sz="0" w:space="0" w:color="auto"/>
        <w:right w:val="none" w:sz="0" w:space="0" w:color="auto"/>
      </w:divBdr>
    </w:div>
    <w:div w:id="1479226358">
      <w:bodyDiv w:val="1"/>
      <w:marLeft w:val="0"/>
      <w:marRight w:val="0"/>
      <w:marTop w:val="0"/>
      <w:marBottom w:val="0"/>
      <w:divBdr>
        <w:top w:val="none" w:sz="0" w:space="0" w:color="auto"/>
        <w:left w:val="none" w:sz="0" w:space="0" w:color="auto"/>
        <w:bottom w:val="none" w:sz="0" w:space="0" w:color="auto"/>
        <w:right w:val="none" w:sz="0" w:space="0" w:color="auto"/>
      </w:divBdr>
    </w:div>
    <w:div w:id="1558662002">
      <w:bodyDiv w:val="1"/>
      <w:marLeft w:val="0"/>
      <w:marRight w:val="0"/>
      <w:marTop w:val="0"/>
      <w:marBottom w:val="0"/>
      <w:divBdr>
        <w:top w:val="none" w:sz="0" w:space="0" w:color="auto"/>
        <w:left w:val="none" w:sz="0" w:space="0" w:color="auto"/>
        <w:bottom w:val="none" w:sz="0" w:space="0" w:color="auto"/>
        <w:right w:val="none" w:sz="0" w:space="0" w:color="auto"/>
      </w:divBdr>
    </w:div>
    <w:div w:id="1569994056">
      <w:bodyDiv w:val="1"/>
      <w:marLeft w:val="0"/>
      <w:marRight w:val="0"/>
      <w:marTop w:val="0"/>
      <w:marBottom w:val="0"/>
      <w:divBdr>
        <w:top w:val="none" w:sz="0" w:space="0" w:color="auto"/>
        <w:left w:val="none" w:sz="0" w:space="0" w:color="auto"/>
        <w:bottom w:val="none" w:sz="0" w:space="0" w:color="auto"/>
        <w:right w:val="none" w:sz="0" w:space="0" w:color="auto"/>
      </w:divBdr>
    </w:div>
    <w:div w:id="1575702464">
      <w:bodyDiv w:val="1"/>
      <w:marLeft w:val="0"/>
      <w:marRight w:val="0"/>
      <w:marTop w:val="0"/>
      <w:marBottom w:val="0"/>
      <w:divBdr>
        <w:top w:val="none" w:sz="0" w:space="0" w:color="auto"/>
        <w:left w:val="none" w:sz="0" w:space="0" w:color="auto"/>
        <w:bottom w:val="none" w:sz="0" w:space="0" w:color="auto"/>
        <w:right w:val="none" w:sz="0" w:space="0" w:color="auto"/>
      </w:divBdr>
    </w:div>
    <w:div w:id="1578440281">
      <w:bodyDiv w:val="1"/>
      <w:marLeft w:val="0"/>
      <w:marRight w:val="0"/>
      <w:marTop w:val="0"/>
      <w:marBottom w:val="0"/>
      <w:divBdr>
        <w:top w:val="none" w:sz="0" w:space="0" w:color="auto"/>
        <w:left w:val="none" w:sz="0" w:space="0" w:color="auto"/>
        <w:bottom w:val="none" w:sz="0" w:space="0" w:color="auto"/>
        <w:right w:val="none" w:sz="0" w:space="0" w:color="auto"/>
      </w:divBdr>
    </w:div>
    <w:div w:id="1586962905">
      <w:bodyDiv w:val="1"/>
      <w:marLeft w:val="0"/>
      <w:marRight w:val="0"/>
      <w:marTop w:val="0"/>
      <w:marBottom w:val="0"/>
      <w:divBdr>
        <w:top w:val="none" w:sz="0" w:space="0" w:color="auto"/>
        <w:left w:val="none" w:sz="0" w:space="0" w:color="auto"/>
        <w:bottom w:val="none" w:sz="0" w:space="0" w:color="auto"/>
        <w:right w:val="none" w:sz="0" w:space="0" w:color="auto"/>
      </w:divBdr>
    </w:div>
    <w:div w:id="1631399902">
      <w:bodyDiv w:val="1"/>
      <w:marLeft w:val="0"/>
      <w:marRight w:val="0"/>
      <w:marTop w:val="0"/>
      <w:marBottom w:val="0"/>
      <w:divBdr>
        <w:top w:val="none" w:sz="0" w:space="0" w:color="auto"/>
        <w:left w:val="none" w:sz="0" w:space="0" w:color="auto"/>
        <w:bottom w:val="none" w:sz="0" w:space="0" w:color="auto"/>
        <w:right w:val="none" w:sz="0" w:space="0" w:color="auto"/>
      </w:divBdr>
    </w:div>
    <w:div w:id="1637295165">
      <w:bodyDiv w:val="1"/>
      <w:marLeft w:val="0"/>
      <w:marRight w:val="0"/>
      <w:marTop w:val="0"/>
      <w:marBottom w:val="0"/>
      <w:divBdr>
        <w:top w:val="none" w:sz="0" w:space="0" w:color="auto"/>
        <w:left w:val="none" w:sz="0" w:space="0" w:color="auto"/>
        <w:bottom w:val="none" w:sz="0" w:space="0" w:color="auto"/>
        <w:right w:val="none" w:sz="0" w:space="0" w:color="auto"/>
      </w:divBdr>
    </w:div>
    <w:div w:id="1651245630">
      <w:bodyDiv w:val="1"/>
      <w:marLeft w:val="0"/>
      <w:marRight w:val="0"/>
      <w:marTop w:val="0"/>
      <w:marBottom w:val="0"/>
      <w:divBdr>
        <w:top w:val="none" w:sz="0" w:space="0" w:color="auto"/>
        <w:left w:val="none" w:sz="0" w:space="0" w:color="auto"/>
        <w:bottom w:val="none" w:sz="0" w:space="0" w:color="auto"/>
        <w:right w:val="none" w:sz="0" w:space="0" w:color="auto"/>
      </w:divBdr>
    </w:div>
    <w:div w:id="1681007223">
      <w:bodyDiv w:val="1"/>
      <w:marLeft w:val="0"/>
      <w:marRight w:val="0"/>
      <w:marTop w:val="0"/>
      <w:marBottom w:val="0"/>
      <w:divBdr>
        <w:top w:val="none" w:sz="0" w:space="0" w:color="auto"/>
        <w:left w:val="none" w:sz="0" w:space="0" w:color="auto"/>
        <w:bottom w:val="none" w:sz="0" w:space="0" w:color="auto"/>
        <w:right w:val="none" w:sz="0" w:space="0" w:color="auto"/>
      </w:divBdr>
    </w:div>
    <w:div w:id="1699813053">
      <w:bodyDiv w:val="1"/>
      <w:marLeft w:val="0"/>
      <w:marRight w:val="0"/>
      <w:marTop w:val="0"/>
      <w:marBottom w:val="0"/>
      <w:divBdr>
        <w:top w:val="none" w:sz="0" w:space="0" w:color="auto"/>
        <w:left w:val="none" w:sz="0" w:space="0" w:color="auto"/>
        <w:bottom w:val="none" w:sz="0" w:space="0" w:color="auto"/>
        <w:right w:val="none" w:sz="0" w:space="0" w:color="auto"/>
      </w:divBdr>
    </w:div>
    <w:div w:id="1718891969">
      <w:bodyDiv w:val="1"/>
      <w:marLeft w:val="0"/>
      <w:marRight w:val="0"/>
      <w:marTop w:val="0"/>
      <w:marBottom w:val="0"/>
      <w:divBdr>
        <w:top w:val="none" w:sz="0" w:space="0" w:color="auto"/>
        <w:left w:val="none" w:sz="0" w:space="0" w:color="auto"/>
        <w:bottom w:val="none" w:sz="0" w:space="0" w:color="auto"/>
        <w:right w:val="none" w:sz="0" w:space="0" w:color="auto"/>
      </w:divBdr>
    </w:div>
    <w:div w:id="1748378899">
      <w:bodyDiv w:val="1"/>
      <w:marLeft w:val="0"/>
      <w:marRight w:val="0"/>
      <w:marTop w:val="0"/>
      <w:marBottom w:val="0"/>
      <w:divBdr>
        <w:top w:val="none" w:sz="0" w:space="0" w:color="auto"/>
        <w:left w:val="none" w:sz="0" w:space="0" w:color="auto"/>
        <w:bottom w:val="none" w:sz="0" w:space="0" w:color="auto"/>
        <w:right w:val="none" w:sz="0" w:space="0" w:color="auto"/>
      </w:divBdr>
    </w:div>
    <w:div w:id="1771389419">
      <w:bodyDiv w:val="1"/>
      <w:marLeft w:val="0"/>
      <w:marRight w:val="0"/>
      <w:marTop w:val="0"/>
      <w:marBottom w:val="0"/>
      <w:divBdr>
        <w:top w:val="none" w:sz="0" w:space="0" w:color="auto"/>
        <w:left w:val="none" w:sz="0" w:space="0" w:color="auto"/>
        <w:bottom w:val="none" w:sz="0" w:space="0" w:color="auto"/>
        <w:right w:val="none" w:sz="0" w:space="0" w:color="auto"/>
      </w:divBdr>
    </w:div>
    <w:div w:id="1793354136">
      <w:bodyDiv w:val="1"/>
      <w:marLeft w:val="0"/>
      <w:marRight w:val="0"/>
      <w:marTop w:val="0"/>
      <w:marBottom w:val="0"/>
      <w:divBdr>
        <w:top w:val="none" w:sz="0" w:space="0" w:color="auto"/>
        <w:left w:val="none" w:sz="0" w:space="0" w:color="auto"/>
        <w:bottom w:val="none" w:sz="0" w:space="0" w:color="auto"/>
        <w:right w:val="none" w:sz="0" w:space="0" w:color="auto"/>
      </w:divBdr>
    </w:div>
    <w:div w:id="1797984905">
      <w:bodyDiv w:val="1"/>
      <w:marLeft w:val="0"/>
      <w:marRight w:val="0"/>
      <w:marTop w:val="0"/>
      <w:marBottom w:val="0"/>
      <w:divBdr>
        <w:top w:val="none" w:sz="0" w:space="0" w:color="auto"/>
        <w:left w:val="none" w:sz="0" w:space="0" w:color="auto"/>
        <w:bottom w:val="none" w:sz="0" w:space="0" w:color="auto"/>
        <w:right w:val="none" w:sz="0" w:space="0" w:color="auto"/>
      </w:divBdr>
    </w:div>
    <w:div w:id="1805587198">
      <w:bodyDiv w:val="1"/>
      <w:marLeft w:val="0"/>
      <w:marRight w:val="0"/>
      <w:marTop w:val="0"/>
      <w:marBottom w:val="0"/>
      <w:divBdr>
        <w:top w:val="none" w:sz="0" w:space="0" w:color="auto"/>
        <w:left w:val="none" w:sz="0" w:space="0" w:color="auto"/>
        <w:bottom w:val="none" w:sz="0" w:space="0" w:color="auto"/>
        <w:right w:val="none" w:sz="0" w:space="0" w:color="auto"/>
      </w:divBdr>
    </w:div>
    <w:div w:id="1832674920">
      <w:bodyDiv w:val="1"/>
      <w:marLeft w:val="0"/>
      <w:marRight w:val="0"/>
      <w:marTop w:val="0"/>
      <w:marBottom w:val="0"/>
      <w:divBdr>
        <w:top w:val="none" w:sz="0" w:space="0" w:color="auto"/>
        <w:left w:val="none" w:sz="0" w:space="0" w:color="auto"/>
        <w:bottom w:val="none" w:sz="0" w:space="0" w:color="auto"/>
        <w:right w:val="none" w:sz="0" w:space="0" w:color="auto"/>
      </w:divBdr>
    </w:div>
    <w:div w:id="1854421447">
      <w:bodyDiv w:val="1"/>
      <w:marLeft w:val="0"/>
      <w:marRight w:val="0"/>
      <w:marTop w:val="0"/>
      <w:marBottom w:val="0"/>
      <w:divBdr>
        <w:top w:val="none" w:sz="0" w:space="0" w:color="auto"/>
        <w:left w:val="none" w:sz="0" w:space="0" w:color="auto"/>
        <w:bottom w:val="none" w:sz="0" w:space="0" w:color="auto"/>
        <w:right w:val="none" w:sz="0" w:space="0" w:color="auto"/>
      </w:divBdr>
    </w:div>
    <w:div w:id="1858153404">
      <w:bodyDiv w:val="1"/>
      <w:marLeft w:val="0"/>
      <w:marRight w:val="0"/>
      <w:marTop w:val="0"/>
      <w:marBottom w:val="0"/>
      <w:divBdr>
        <w:top w:val="none" w:sz="0" w:space="0" w:color="auto"/>
        <w:left w:val="none" w:sz="0" w:space="0" w:color="auto"/>
        <w:bottom w:val="none" w:sz="0" w:space="0" w:color="auto"/>
        <w:right w:val="none" w:sz="0" w:space="0" w:color="auto"/>
      </w:divBdr>
    </w:div>
    <w:div w:id="1866793254">
      <w:bodyDiv w:val="1"/>
      <w:marLeft w:val="0"/>
      <w:marRight w:val="0"/>
      <w:marTop w:val="0"/>
      <w:marBottom w:val="0"/>
      <w:divBdr>
        <w:top w:val="none" w:sz="0" w:space="0" w:color="auto"/>
        <w:left w:val="none" w:sz="0" w:space="0" w:color="auto"/>
        <w:bottom w:val="none" w:sz="0" w:space="0" w:color="auto"/>
        <w:right w:val="none" w:sz="0" w:space="0" w:color="auto"/>
      </w:divBdr>
    </w:div>
    <w:div w:id="1879662330">
      <w:bodyDiv w:val="1"/>
      <w:marLeft w:val="0"/>
      <w:marRight w:val="0"/>
      <w:marTop w:val="0"/>
      <w:marBottom w:val="0"/>
      <w:divBdr>
        <w:top w:val="none" w:sz="0" w:space="0" w:color="auto"/>
        <w:left w:val="none" w:sz="0" w:space="0" w:color="auto"/>
        <w:bottom w:val="none" w:sz="0" w:space="0" w:color="auto"/>
        <w:right w:val="none" w:sz="0" w:space="0" w:color="auto"/>
      </w:divBdr>
    </w:div>
    <w:div w:id="1884976741">
      <w:bodyDiv w:val="1"/>
      <w:marLeft w:val="0"/>
      <w:marRight w:val="0"/>
      <w:marTop w:val="0"/>
      <w:marBottom w:val="0"/>
      <w:divBdr>
        <w:top w:val="none" w:sz="0" w:space="0" w:color="auto"/>
        <w:left w:val="none" w:sz="0" w:space="0" w:color="auto"/>
        <w:bottom w:val="none" w:sz="0" w:space="0" w:color="auto"/>
        <w:right w:val="none" w:sz="0" w:space="0" w:color="auto"/>
      </w:divBdr>
    </w:div>
    <w:div w:id="1900937859">
      <w:bodyDiv w:val="1"/>
      <w:marLeft w:val="0"/>
      <w:marRight w:val="0"/>
      <w:marTop w:val="0"/>
      <w:marBottom w:val="0"/>
      <w:divBdr>
        <w:top w:val="none" w:sz="0" w:space="0" w:color="auto"/>
        <w:left w:val="none" w:sz="0" w:space="0" w:color="auto"/>
        <w:bottom w:val="none" w:sz="0" w:space="0" w:color="auto"/>
        <w:right w:val="none" w:sz="0" w:space="0" w:color="auto"/>
      </w:divBdr>
    </w:div>
    <w:div w:id="1903640704">
      <w:bodyDiv w:val="1"/>
      <w:marLeft w:val="0"/>
      <w:marRight w:val="0"/>
      <w:marTop w:val="0"/>
      <w:marBottom w:val="0"/>
      <w:divBdr>
        <w:top w:val="none" w:sz="0" w:space="0" w:color="auto"/>
        <w:left w:val="none" w:sz="0" w:space="0" w:color="auto"/>
        <w:bottom w:val="none" w:sz="0" w:space="0" w:color="auto"/>
        <w:right w:val="none" w:sz="0" w:space="0" w:color="auto"/>
      </w:divBdr>
    </w:div>
    <w:div w:id="1904486036">
      <w:bodyDiv w:val="1"/>
      <w:marLeft w:val="0"/>
      <w:marRight w:val="0"/>
      <w:marTop w:val="0"/>
      <w:marBottom w:val="0"/>
      <w:divBdr>
        <w:top w:val="none" w:sz="0" w:space="0" w:color="auto"/>
        <w:left w:val="none" w:sz="0" w:space="0" w:color="auto"/>
        <w:bottom w:val="none" w:sz="0" w:space="0" w:color="auto"/>
        <w:right w:val="none" w:sz="0" w:space="0" w:color="auto"/>
      </w:divBdr>
    </w:div>
    <w:div w:id="1921938795">
      <w:bodyDiv w:val="1"/>
      <w:marLeft w:val="0"/>
      <w:marRight w:val="0"/>
      <w:marTop w:val="0"/>
      <w:marBottom w:val="0"/>
      <w:divBdr>
        <w:top w:val="none" w:sz="0" w:space="0" w:color="auto"/>
        <w:left w:val="none" w:sz="0" w:space="0" w:color="auto"/>
        <w:bottom w:val="none" w:sz="0" w:space="0" w:color="auto"/>
        <w:right w:val="none" w:sz="0" w:space="0" w:color="auto"/>
      </w:divBdr>
    </w:div>
    <w:div w:id="1931766652">
      <w:bodyDiv w:val="1"/>
      <w:marLeft w:val="0"/>
      <w:marRight w:val="0"/>
      <w:marTop w:val="0"/>
      <w:marBottom w:val="0"/>
      <w:divBdr>
        <w:top w:val="none" w:sz="0" w:space="0" w:color="auto"/>
        <w:left w:val="none" w:sz="0" w:space="0" w:color="auto"/>
        <w:bottom w:val="none" w:sz="0" w:space="0" w:color="auto"/>
        <w:right w:val="none" w:sz="0" w:space="0" w:color="auto"/>
      </w:divBdr>
    </w:div>
    <w:div w:id="1949897036">
      <w:bodyDiv w:val="1"/>
      <w:marLeft w:val="0"/>
      <w:marRight w:val="0"/>
      <w:marTop w:val="0"/>
      <w:marBottom w:val="0"/>
      <w:divBdr>
        <w:top w:val="none" w:sz="0" w:space="0" w:color="auto"/>
        <w:left w:val="none" w:sz="0" w:space="0" w:color="auto"/>
        <w:bottom w:val="none" w:sz="0" w:space="0" w:color="auto"/>
        <w:right w:val="none" w:sz="0" w:space="0" w:color="auto"/>
      </w:divBdr>
    </w:div>
    <w:div w:id="1956784908">
      <w:bodyDiv w:val="1"/>
      <w:marLeft w:val="0"/>
      <w:marRight w:val="0"/>
      <w:marTop w:val="0"/>
      <w:marBottom w:val="0"/>
      <w:divBdr>
        <w:top w:val="none" w:sz="0" w:space="0" w:color="auto"/>
        <w:left w:val="none" w:sz="0" w:space="0" w:color="auto"/>
        <w:bottom w:val="none" w:sz="0" w:space="0" w:color="auto"/>
        <w:right w:val="none" w:sz="0" w:space="0" w:color="auto"/>
      </w:divBdr>
    </w:div>
    <w:div w:id="1959099414">
      <w:bodyDiv w:val="1"/>
      <w:marLeft w:val="0"/>
      <w:marRight w:val="0"/>
      <w:marTop w:val="0"/>
      <w:marBottom w:val="0"/>
      <w:divBdr>
        <w:top w:val="none" w:sz="0" w:space="0" w:color="auto"/>
        <w:left w:val="none" w:sz="0" w:space="0" w:color="auto"/>
        <w:bottom w:val="none" w:sz="0" w:space="0" w:color="auto"/>
        <w:right w:val="none" w:sz="0" w:space="0" w:color="auto"/>
      </w:divBdr>
    </w:div>
    <w:div w:id="1959992440">
      <w:bodyDiv w:val="1"/>
      <w:marLeft w:val="0"/>
      <w:marRight w:val="0"/>
      <w:marTop w:val="0"/>
      <w:marBottom w:val="0"/>
      <w:divBdr>
        <w:top w:val="none" w:sz="0" w:space="0" w:color="auto"/>
        <w:left w:val="none" w:sz="0" w:space="0" w:color="auto"/>
        <w:bottom w:val="none" w:sz="0" w:space="0" w:color="auto"/>
        <w:right w:val="none" w:sz="0" w:space="0" w:color="auto"/>
      </w:divBdr>
    </w:div>
    <w:div w:id="1973515398">
      <w:bodyDiv w:val="1"/>
      <w:marLeft w:val="0"/>
      <w:marRight w:val="0"/>
      <w:marTop w:val="0"/>
      <w:marBottom w:val="0"/>
      <w:divBdr>
        <w:top w:val="none" w:sz="0" w:space="0" w:color="auto"/>
        <w:left w:val="none" w:sz="0" w:space="0" w:color="auto"/>
        <w:bottom w:val="none" w:sz="0" w:space="0" w:color="auto"/>
        <w:right w:val="none" w:sz="0" w:space="0" w:color="auto"/>
      </w:divBdr>
    </w:div>
    <w:div w:id="1985816588">
      <w:bodyDiv w:val="1"/>
      <w:marLeft w:val="0"/>
      <w:marRight w:val="0"/>
      <w:marTop w:val="0"/>
      <w:marBottom w:val="0"/>
      <w:divBdr>
        <w:top w:val="none" w:sz="0" w:space="0" w:color="auto"/>
        <w:left w:val="none" w:sz="0" w:space="0" w:color="auto"/>
        <w:bottom w:val="none" w:sz="0" w:space="0" w:color="auto"/>
        <w:right w:val="none" w:sz="0" w:space="0" w:color="auto"/>
      </w:divBdr>
    </w:div>
    <w:div w:id="2020809073">
      <w:bodyDiv w:val="1"/>
      <w:marLeft w:val="0"/>
      <w:marRight w:val="0"/>
      <w:marTop w:val="0"/>
      <w:marBottom w:val="0"/>
      <w:divBdr>
        <w:top w:val="none" w:sz="0" w:space="0" w:color="auto"/>
        <w:left w:val="none" w:sz="0" w:space="0" w:color="auto"/>
        <w:bottom w:val="none" w:sz="0" w:space="0" w:color="auto"/>
        <w:right w:val="none" w:sz="0" w:space="0" w:color="auto"/>
      </w:divBdr>
    </w:div>
    <w:div w:id="2024822808">
      <w:bodyDiv w:val="1"/>
      <w:marLeft w:val="0"/>
      <w:marRight w:val="0"/>
      <w:marTop w:val="0"/>
      <w:marBottom w:val="0"/>
      <w:divBdr>
        <w:top w:val="none" w:sz="0" w:space="0" w:color="auto"/>
        <w:left w:val="none" w:sz="0" w:space="0" w:color="auto"/>
        <w:bottom w:val="none" w:sz="0" w:space="0" w:color="auto"/>
        <w:right w:val="none" w:sz="0" w:space="0" w:color="auto"/>
      </w:divBdr>
    </w:div>
    <w:div w:id="2032105143">
      <w:bodyDiv w:val="1"/>
      <w:marLeft w:val="0"/>
      <w:marRight w:val="0"/>
      <w:marTop w:val="0"/>
      <w:marBottom w:val="0"/>
      <w:divBdr>
        <w:top w:val="none" w:sz="0" w:space="0" w:color="auto"/>
        <w:left w:val="none" w:sz="0" w:space="0" w:color="auto"/>
        <w:bottom w:val="none" w:sz="0" w:space="0" w:color="auto"/>
        <w:right w:val="none" w:sz="0" w:space="0" w:color="auto"/>
      </w:divBdr>
    </w:div>
    <w:div w:id="2041320087">
      <w:bodyDiv w:val="1"/>
      <w:marLeft w:val="0"/>
      <w:marRight w:val="0"/>
      <w:marTop w:val="0"/>
      <w:marBottom w:val="0"/>
      <w:divBdr>
        <w:top w:val="none" w:sz="0" w:space="0" w:color="auto"/>
        <w:left w:val="none" w:sz="0" w:space="0" w:color="auto"/>
        <w:bottom w:val="none" w:sz="0" w:space="0" w:color="auto"/>
        <w:right w:val="none" w:sz="0" w:space="0" w:color="auto"/>
      </w:divBdr>
    </w:div>
    <w:div w:id="2044357940">
      <w:bodyDiv w:val="1"/>
      <w:marLeft w:val="0"/>
      <w:marRight w:val="0"/>
      <w:marTop w:val="0"/>
      <w:marBottom w:val="0"/>
      <w:divBdr>
        <w:top w:val="none" w:sz="0" w:space="0" w:color="auto"/>
        <w:left w:val="none" w:sz="0" w:space="0" w:color="auto"/>
        <w:bottom w:val="none" w:sz="0" w:space="0" w:color="auto"/>
        <w:right w:val="none" w:sz="0" w:space="0" w:color="auto"/>
      </w:divBdr>
    </w:div>
    <w:div w:id="2059626168">
      <w:bodyDiv w:val="1"/>
      <w:marLeft w:val="0"/>
      <w:marRight w:val="0"/>
      <w:marTop w:val="0"/>
      <w:marBottom w:val="0"/>
      <w:divBdr>
        <w:top w:val="none" w:sz="0" w:space="0" w:color="auto"/>
        <w:left w:val="none" w:sz="0" w:space="0" w:color="auto"/>
        <w:bottom w:val="none" w:sz="0" w:space="0" w:color="auto"/>
        <w:right w:val="none" w:sz="0" w:space="0" w:color="auto"/>
      </w:divBdr>
    </w:div>
    <w:div w:id="2075812084">
      <w:bodyDiv w:val="1"/>
      <w:marLeft w:val="0"/>
      <w:marRight w:val="0"/>
      <w:marTop w:val="0"/>
      <w:marBottom w:val="0"/>
      <w:divBdr>
        <w:top w:val="none" w:sz="0" w:space="0" w:color="auto"/>
        <w:left w:val="none" w:sz="0" w:space="0" w:color="auto"/>
        <w:bottom w:val="none" w:sz="0" w:space="0" w:color="auto"/>
        <w:right w:val="none" w:sz="0" w:space="0" w:color="auto"/>
      </w:divBdr>
    </w:div>
    <w:div w:id="2077580917">
      <w:bodyDiv w:val="1"/>
      <w:marLeft w:val="0"/>
      <w:marRight w:val="0"/>
      <w:marTop w:val="0"/>
      <w:marBottom w:val="0"/>
      <w:divBdr>
        <w:top w:val="none" w:sz="0" w:space="0" w:color="auto"/>
        <w:left w:val="none" w:sz="0" w:space="0" w:color="auto"/>
        <w:bottom w:val="none" w:sz="0" w:space="0" w:color="auto"/>
        <w:right w:val="none" w:sz="0" w:space="0" w:color="auto"/>
      </w:divBdr>
    </w:div>
    <w:div w:id="2094861149">
      <w:bodyDiv w:val="1"/>
      <w:marLeft w:val="0"/>
      <w:marRight w:val="0"/>
      <w:marTop w:val="0"/>
      <w:marBottom w:val="0"/>
      <w:divBdr>
        <w:top w:val="none" w:sz="0" w:space="0" w:color="auto"/>
        <w:left w:val="none" w:sz="0" w:space="0" w:color="auto"/>
        <w:bottom w:val="none" w:sz="0" w:space="0" w:color="auto"/>
        <w:right w:val="none" w:sz="0" w:space="0" w:color="auto"/>
      </w:divBdr>
    </w:div>
    <w:div w:id="2102336124">
      <w:bodyDiv w:val="1"/>
      <w:marLeft w:val="0"/>
      <w:marRight w:val="0"/>
      <w:marTop w:val="0"/>
      <w:marBottom w:val="0"/>
      <w:divBdr>
        <w:top w:val="none" w:sz="0" w:space="0" w:color="auto"/>
        <w:left w:val="none" w:sz="0" w:space="0" w:color="auto"/>
        <w:bottom w:val="none" w:sz="0" w:space="0" w:color="auto"/>
        <w:right w:val="none" w:sz="0" w:space="0" w:color="auto"/>
      </w:divBdr>
    </w:div>
    <w:div w:id="2121147095">
      <w:bodyDiv w:val="1"/>
      <w:marLeft w:val="0"/>
      <w:marRight w:val="0"/>
      <w:marTop w:val="0"/>
      <w:marBottom w:val="0"/>
      <w:divBdr>
        <w:top w:val="none" w:sz="0" w:space="0" w:color="auto"/>
        <w:left w:val="none" w:sz="0" w:space="0" w:color="auto"/>
        <w:bottom w:val="none" w:sz="0" w:space="0" w:color="auto"/>
        <w:right w:val="none" w:sz="0" w:space="0" w:color="auto"/>
      </w:divBdr>
    </w:div>
    <w:div w:id="2124225173">
      <w:bodyDiv w:val="1"/>
      <w:marLeft w:val="0"/>
      <w:marRight w:val="0"/>
      <w:marTop w:val="0"/>
      <w:marBottom w:val="0"/>
      <w:divBdr>
        <w:top w:val="none" w:sz="0" w:space="0" w:color="auto"/>
        <w:left w:val="none" w:sz="0" w:space="0" w:color="auto"/>
        <w:bottom w:val="none" w:sz="0" w:space="0" w:color="auto"/>
        <w:right w:val="none" w:sz="0" w:space="0" w:color="auto"/>
      </w:divBdr>
    </w:div>
    <w:div w:id="2131973158">
      <w:bodyDiv w:val="1"/>
      <w:marLeft w:val="0"/>
      <w:marRight w:val="0"/>
      <w:marTop w:val="0"/>
      <w:marBottom w:val="0"/>
      <w:divBdr>
        <w:top w:val="none" w:sz="0" w:space="0" w:color="auto"/>
        <w:left w:val="none" w:sz="0" w:space="0" w:color="auto"/>
        <w:bottom w:val="none" w:sz="0" w:space="0" w:color="auto"/>
        <w:right w:val="none" w:sz="0" w:space="0" w:color="auto"/>
      </w:divBdr>
    </w:div>
    <w:div w:id="213694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confluence.capgroup.com/display/CDM/MSS+CLIENT+DATA+MASTER" TargetMode="External"/><Relationship Id="rId34" Type="http://schemas.openxmlformats.org/officeDocument/2006/relationships/image" Target="media/image15.png"/><Relationship Id="rId42" Type="http://schemas.openxmlformats.org/officeDocument/2006/relationships/hyperlink" Target="https://confluence.capgroup.com/display/CDM/3.+Analyze+File+to+Pre-Land+Data+Ingestion" TargetMode="External"/><Relationship Id="rId47" Type="http://schemas.openxmlformats.org/officeDocument/2006/relationships/hyperlink" Target="https://confluence.capgroup.com/display/CDM/4.+Analyze+Today+Ingestion" TargetMode="External"/><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wlautility-primary-cpz-prd-pd1:8000/art.html" TargetMode="External"/><Relationship Id="rId11" Type="http://schemas.openxmlformats.org/officeDocument/2006/relationships/image" Target="media/image1.png"/><Relationship Id="rId24" Type="http://schemas.openxmlformats.org/officeDocument/2006/relationships/hyperlink" Target="https://confluence.capgroup.com/pages/viewpage.action?pageId=1081144656"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numbering" Target="numbering.xml"/><Relationship Id="rId61" Type="http://schemas.openxmlformats.org/officeDocument/2006/relationships/footer" Target="footer2.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autorep-cpz:8000/autorep_pd1.html" TargetMode="External"/><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hyperlink" Target="https://confluence.capgroup.com/pages/viewpage.action?pageId=1081144656" TargetMode="External"/><Relationship Id="rId48" Type="http://schemas.openxmlformats.org/officeDocument/2006/relationships/hyperlink" Target="https://confluence.capgroup.com/pages/viewpage.action?pageId=1081144656" TargetMode="External"/><Relationship Id="rId56" Type="http://schemas.openxmlformats.org/officeDocument/2006/relationships/image" Target="media/image29.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image" Target="cid:image004.png@01DBD0E9.354D3010" TargetMode="External"/><Relationship Id="rId38" Type="http://schemas.openxmlformats.org/officeDocument/2006/relationships/image" Target="media/image19.png"/><Relationship Id="rId46" Type="http://schemas.openxmlformats.org/officeDocument/2006/relationships/hyperlink" Target="https://confluence.capgroup.com/display/CDM/4.+Analyze+Today+Ingestion" TargetMode="External"/><Relationship Id="rId59" Type="http://schemas.openxmlformats.org/officeDocument/2006/relationships/header" Target="header1.xml"/><Relationship Id="rId20" Type="http://schemas.openxmlformats.org/officeDocument/2006/relationships/hyperlink" Target="https://confluence.capgroup.com/display/CDM/MSS+CLIENT+DATA+MASTER" TargetMode="External"/><Relationship Id="rId41" Type="http://schemas.openxmlformats.org/officeDocument/2006/relationships/hyperlink" Target="https://confluence.capgroup.com/pages/viewpage.action?pageId=1081144656" TargetMode="External"/><Relationship Id="rId54" Type="http://schemas.openxmlformats.org/officeDocument/2006/relationships/image" Target="media/image27.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confluence.capgroup.com/pages/viewpage.action?pageId=1081144656" TargetMode="External"/><Relationship Id="rId28" Type="http://schemas.openxmlformats.org/officeDocument/2006/relationships/image" Target="cid:image002.png@01DBD0E9.354D3010" TargetMode="External"/><Relationship Id="rId36" Type="http://schemas.openxmlformats.org/officeDocument/2006/relationships/image" Target="media/image17.png"/><Relationship Id="rId49" Type="http://schemas.openxmlformats.org/officeDocument/2006/relationships/hyperlink" Target="https://confluence.capgroup.com/pages/viewpage.action?pageId=1081144656" TargetMode="External"/><Relationship Id="rId57" Type="http://schemas.openxmlformats.org/officeDocument/2006/relationships/image" Target="media/image30.png"/><Relationship Id="rId10" Type="http://schemas.openxmlformats.org/officeDocument/2006/relationships/endnotes" Target="endnotes.xml"/><Relationship Id="rId31" Type="http://schemas.openxmlformats.org/officeDocument/2006/relationships/image" Target="cid:image003.png@01DBD0E9.354D3010" TargetMode="External"/><Relationship Id="rId44" Type="http://schemas.openxmlformats.org/officeDocument/2006/relationships/hyperlink" Target="https://confluence.capgroup.com/display/CDM/3.+Analyze+File+to+Pre-Land+Data+Ingestion" TargetMode="External"/><Relationship Id="rId52" Type="http://schemas.openxmlformats.org/officeDocument/2006/relationships/image" Target="media/image25.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0.png"/></Relationships>
</file>

<file path=word/_rels/footer2.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17D3B37BAFA73449B4745104933A2AB" ma:contentTypeVersion="3" ma:contentTypeDescription="Create a new document." ma:contentTypeScope="" ma:versionID="b4fc945eebe70173ddb595ae853e7545">
  <xsd:schema xmlns:xsd="http://www.w3.org/2001/XMLSchema" xmlns:xs="http://www.w3.org/2001/XMLSchema" xmlns:p="http://schemas.microsoft.com/office/2006/metadata/properties" xmlns:ns2="e74a758f-123f-4bd8-b3ec-9c6b3de1e3e5" targetNamespace="http://schemas.microsoft.com/office/2006/metadata/properties" ma:root="true" ma:fieldsID="828d95619937fc457aeb9007badfc1e7" ns2:_="">
    <xsd:import namespace="e74a758f-123f-4bd8-b3ec-9c6b3de1e3e5"/>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4a758f-123f-4bd8-b3ec-9c6b3de1e3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8C49E9E-811D-4A53-A762-49618075ABD2}">
  <ds:schemaRefs>
    <ds:schemaRef ds:uri="http://schemas.microsoft.com/sharepoint/v3/contenttype/forms"/>
  </ds:schemaRefs>
</ds:datastoreItem>
</file>

<file path=customXml/itemProps2.xml><?xml version="1.0" encoding="utf-8"?>
<ds:datastoreItem xmlns:ds="http://schemas.openxmlformats.org/officeDocument/2006/customXml" ds:itemID="{781325AE-3657-4B33-B078-1CE33A577809}">
  <ds:schemaRefs>
    <ds:schemaRef ds:uri="http://schemas.openxmlformats.org/package/2006/metadata/core-properties"/>
    <ds:schemaRef ds:uri="http://schemas.microsoft.com/office/2006/documentManagement/types"/>
    <ds:schemaRef ds:uri="http://www.w3.org/XML/1998/namespace"/>
    <ds:schemaRef ds:uri="e74a758f-123f-4bd8-b3ec-9c6b3de1e3e5"/>
    <ds:schemaRef ds:uri="http://schemas.microsoft.com/office/infopath/2007/PartnerControls"/>
    <ds:schemaRef ds:uri="http://purl.org/dc/elements/1.1/"/>
    <ds:schemaRef ds:uri="http://purl.org/dc/terms/"/>
    <ds:schemaRef ds:uri="http://schemas.microsoft.com/office/2006/metadata/properties"/>
    <ds:schemaRef ds:uri="http://purl.org/dc/dcmitype/"/>
  </ds:schemaRefs>
</ds:datastoreItem>
</file>

<file path=customXml/itemProps3.xml><?xml version="1.0" encoding="utf-8"?>
<ds:datastoreItem xmlns:ds="http://schemas.openxmlformats.org/officeDocument/2006/customXml" ds:itemID="{FD8B3CE7-D4BC-4AAB-AE03-F9CD33A4130C}">
  <ds:schemaRefs>
    <ds:schemaRef ds:uri="http://schemas.openxmlformats.org/officeDocument/2006/bibliography"/>
  </ds:schemaRefs>
</ds:datastoreItem>
</file>

<file path=customXml/itemProps4.xml><?xml version="1.0" encoding="utf-8"?>
<ds:datastoreItem xmlns:ds="http://schemas.openxmlformats.org/officeDocument/2006/customXml" ds:itemID="{2EF048FB-059A-496E-9950-D1C961E985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4a758f-123f-4bd8-b3ec-9c6b3de1e3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43</Pages>
  <Words>9042</Words>
  <Characters>51546</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R</dc:creator>
  <cp:keywords/>
  <dc:description/>
  <cp:lastModifiedBy>Nikhil Shinde (CONNUS)</cp:lastModifiedBy>
  <cp:revision>7</cp:revision>
  <dcterms:created xsi:type="dcterms:W3CDTF">2025-06-02T09:38:00Z</dcterms:created>
  <dcterms:modified xsi:type="dcterms:W3CDTF">2025-06-03T08:08:00Z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0x010100B17D3B37BAFA73449B4745104933A2AB</vt:lpwstr>
  </property>
</Properties>
</file>